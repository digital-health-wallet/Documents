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D944" w14:textId="77777777" w:rsidR="001A6BE4" w:rsidRDefault="00BF4BB7">
      <w:pPr>
        <w:jc w:val="center"/>
      </w:pPr>
      <w:r>
        <w:rPr>
          <w:noProof/>
        </w:rPr>
        <w:drawing>
          <wp:inline distT="0" distB="0" distL="0" distR="0" wp14:anchorId="08E0116C" wp14:editId="170908AB">
            <wp:extent cx="5505450" cy="361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5C67FF3C" w14:textId="77777777" w:rsidR="001A6BE4" w:rsidRDefault="001A6BE4">
      <w:pPr>
        <w:spacing w:before="0" w:after="0" w:line="240" w:lineRule="auto"/>
        <w:jc w:val="center"/>
        <w:rPr>
          <w:rFonts w:cs="Arial"/>
          <w:sz w:val="28"/>
        </w:rPr>
      </w:pPr>
    </w:p>
    <w:p w14:paraId="1CB7929E" w14:textId="77777777" w:rsidR="001A6BE4" w:rsidRDefault="001A6BE4">
      <w:pPr>
        <w:spacing w:before="0" w:after="0" w:line="240" w:lineRule="auto"/>
        <w:jc w:val="center"/>
        <w:rPr>
          <w:rFonts w:cs="Arial"/>
          <w:sz w:val="28"/>
        </w:rPr>
      </w:pPr>
    </w:p>
    <w:p w14:paraId="49806781" w14:textId="77777777" w:rsidR="001A6BE4" w:rsidRDefault="001A6BE4">
      <w:pPr>
        <w:spacing w:before="0" w:after="0" w:line="240" w:lineRule="auto"/>
        <w:jc w:val="center"/>
        <w:rPr>
          <w:rFonts w:cs="Arial"/>
          <w:sz w:val="28"/>
        </w:rPr>
      </w:pPr>
    </w:p>
    <w:p w14:paraId="5E0F8ADD" w14:textId="77777777" w:rsidR="001A6BE4" w:rsidRDefault="001A6BE4">
      <w:pPr>
        <w:spacing w:before="0" w:after="0" w:line="240" w:lineRule="auto"/>
        <w:jc w:val="center"/>
        <w:rPr>
          <w:rFonts w:cs="Arial"/>
          <w:sz w:val="28"/>
        </w:rPr>
      </w:pPr>
    </w:p>
    <w:p w14:paraId="154F39AC" w14:textId="77777777" w:rsidR="001A6BE4" w:rsidRDefault="001A6BE4">
      <w:pPr>
        <w:spacing w:before="0" w:after="0" w:line="240" w:lineRule="auto"/>
        <w:jc w:val="center"/>
        <w:rPr>
          <w:rFonts w:cs="Arial"/>
          <w:sz w:val="28"/>
        </w:rPr>
      </w:pPr>
    </w:p>
    <w:p w14:paraId="1B6438DA" w14:textId="77777777" w:rsidR="001A6BE4" w:rsidRDefault="00BF4BB7">
      <w:pPr>
        <w:spacing w:before="0" w:after="0" w:line="240" w:lineRule="auto"/>
        <w:jc w:val="center"/>
        <w:rPr>
          <w:rFonts w:cs="Arial"/>
          <w:b/>
          <w:caps/>
          <w:sz w:val="28"/>
        </w:rPr>
      </w:pPr>
      <w:r>
        <w:rPr>
          <w:rFonts w:cs="Arial"/>
          <w:b/>
          <w:caps/>
          <w:sz w:val="28"/>
        </w:rPr>
        <w:t>GABRIELA VIANA CUNHA</w:t>
      </w:r>
    </w:p>
    <w:p w14:paraId="6EE5D3F7" w14:textId="77777777" w:rsidR="001A6BE4" w:rsidRDefault="001A6BE4">
      <w:pPr>
        <w:spacing w:before="0" w:after="0" w:line="240" w:lineRule="auto"/>
        <w:jc w:val="center"/>
        <w:rPr>
          <w:rFonts w:cs="Arial"/>
          <w:sz w:val="28"/>
        </w:rPr>
      </w:pPr>
    </w:p>
    <w:p w14:paraId="0201A398" w14:textId="77777777" w:rsidR="001A6BE4" w:rsidRDefault="001A6BE4">
      <w:pPr>
        <w:spacing w:before="0" w:after="0" w:line="240" w:lineRule="auto"/>
        <w:jc w:val="center"/>
        <w:rPr>
          <w:rFonts w:cs="Arial"/>
          <w:sz w:val="28"/>
        </w:rPr>
      </w:pPr>
    </w:p>
    <w:p w14:paraId="13EDB13F" w14:textId="77777777" w:rsidR="001A6BE4" w:rsidRDefault="001A6BE4">
      <w:pPr>
        <w:spacing w:before="0" w:after="0" w:line="240" w:lineRule="auto"/>
        <w:jc w:val="center"/>
        <w:rPr>
          <w:rFonts w:cs="Arial"/>
          <w:sz w:val="28"/>
        </w:rPr>
      </w:pPr>
    </w:p>
    <w:p w14:paraId="20B58C1E" w14:textId="77777777" w:rsidR="001A6BE4" w:rsidRDefault="001A6BE4">
      <w:pPr>
        <w:spacing w:before="0" w:after="0" w:line="240" w:lineRule="auto"/>
        <w:jc w:val="center"/>
        <w:rPr>
          <w:rFonts w:cs="Arial"/>
          <w:sz w:val="28"/>
        </w:rPr>
      </w:pPr>
    </w:p>
    <w:p w14:paraId="6FCD174A" w14:textId="77777777" w:rsidR="001A6BE4" w:rsidRDefault="001A6BE4">
      <w:pPr>
        <w:spacing w:before="0" w:after="0" w:line="240" w:lineRule="auto"/>
        <w:jc w:val="center"/>
        <w:rPr>
          <w:rFonts w:cs="Arial"/>
          <w:sz w:val="28"/>
        </w:rPr>
      </w:pPr>
    </w:p>
    <w:p w14:paraId="2A035B29" w14:textId="77777777" w:rsidR="001A6BE4" w:rsidRDefault="001A6BE4">
      <w:pPr>
        <w:spacing w:before="0" w:after="0" w:line="240" w:lineRule="auto"/>
        <w:jc w:val="center"/>
        <w:rPr>
          <w:rFonts w:cs="Arial"/>
          <w:sz w:val="28"/>
        </w:rPr>
      </w:pPr>
    </w:p>
    <w:p w14:paraId="5DCCEF50" w14:textId="77777777" w:rsidR="001A6BE4" w:rsidRDefault="001A6BE4">
      <w:pPr>
        <w:spacing w:before="0" w:after="0" w:line="240" w:lineRule="auto"/>
        <w:jc w:val="center"/>
        <w:rPr>
          <w:rFonts w:cs="Arial"/>
          <w:sz w:val="28"/>
        </w:rPr>
      </w:pPr>
    </w:p>
    <w:p w14:paraId="1A05AB7A" w14:textId="77777777" w:rsidR="001A6BE4" w:rsidRDefault="001A6BE4">
      <w:pPr>
        <w:spacing w:before="0" w:after="0" w:line="240" w:lineRule="auto"/>
        <w:jc w:val="center"/>
        <w:rPr>
          <w:rFonts w:cs="Arial"/>
          <w:sz w:val="28"/>
        </w:rPr>
      </w:pPr>
    </w:p>
    <w:p w14:paraId="669031DF" w14:textId="77777777" w:rsidR="001A6BE4" w:rsidRDefault="001A6BE4">
      <w:pPr>
        <w:spacing w:before="0" w:after="0" w:line="240" w:lineRule="auto"/>
        <w:jc w:val="center"/>
        <w:rPr>
          <w:rFonts w:cs="Arial"/>
          <w:sz w:val="28"/>
        </w:rPr>
      </w:pPr>
    </w:p>
    <w:p w14:paraId="44D62DF3" w14:textId="77777777" w:rsidR="001A6BE4" w:rsidRDefault="001A6BE4">
      <w:pPr>
        <w:spacing w:before="0" w:after="0" w:line="240" w:lineRule="auto"/>
        <w:jc w:val="center"/>
        <w:rPr>
          <w:rFonts w:cs="Arial"/>
          <w:sz w:val="28"/>
        </w:rPr>
      </w:pPr>
    </w:p>
    <w:p w14:paraId="67AD995E" w14:textId="77777777" w:rsidR="001A6BE4" w:rsidRDefault="001A6BE4">
      <w:pPr>
        <w:spacing w:before="0" w:after="0" w:line="240" w:lineRule="auto"/>
        <w:jc w:val="center"/>
        <w:rPr>
          <w:rFonts w:cs="Arial"/>
          <w:sz w:val="28"/>
        </w:rPr>
      </w:pPr>
    </w:p>
    <w:p w14:paraId="09E1A00A" w14:textId="77777777" w:rsidR="001A6BE4" w:rsidRDefault="001A6BE4">
      <w:pPr>
        <w:spacing w:before="0" w:after="0" w:line="240" w:lineRule="auto"/>
        <w:jc w:val="center"/>
        <w:rPr>
          <w:rFonts w:cs="Arial"/>
          <w:sz w:val="28"/>
        </w:rPr>
      </w:pPr>
    </w:p>
    <w:p w14:paraId="2FC560E6" w14:textId="77777777" w:rsidR="001A6BE4" w:rsidRDefault="001A6BE4">
      <w:pPr>
        <w:spacing w:before="0" w:after="0" w:line="240" w:lineRule="auto"/>
        <w:jc w:val="center"/>
        <w:rPr>
          <w:rFonts w:cs="Arial"/>
          <w:sz w:val="28"/>
        </w:rPr>
      </w:pPr>
    </w:p>
    <w:p w14:paraId="23744AF9" w14:textId="53596170" w:rsidR="00A53A65" w:rsidRPr="00A53A65" w:rsidRDefault="00A53A65" w:rsidP="00A53A65">
      <w:pPr>
        <w:spacing w:line="259" w:lineRule="auto"/>
        <w:ind w:left="-5"/>
        <w:rPr>
          <w:b/>
          <w:bCs/>
        </w:rPr>
      </w:pPr>
      <w:r w:rsidRPr="00A53A65">
        <w:rPr>
          <w:b/>
          <w:bCs/>
        </w:rPr>
        <w:t>DESENVOLVIMENTO DE SOFTWARE PARA GESTÃO DE CARTEIRA MÉDICA INDIVIDUAL</w:t>
      </w:r>
    </w:p>
    <w:p w14:paraId="569E95BD" w14:textId="77777777" w:rsidR="001A6BE4" w:rsidRDefault="001A6BE4">
      <w:pPr>
        <w:spacing w:before="0" w:after="0" w:line="240" w:lineRule="auto"/>
        <w:jc w:val="center"/>
        <w:rPr>
          <w:rFonts w:cs="Arial"/>
        </w:rPr>
      </w:pPr>
    </w:p>
    <w:p w14:paraId="1CE36075" w14:textId="77777777" w:rsidR="001A6BE4" w:rsidRDefault="001A6BE4">
      <w:pPr>
        <w:spacing w:before="0" w:after="0" w:line="240" w:lineRule="auto"/>
        <w:jc w:val="center"/>
        <w:rPr>
          <w:rFonts w:cs="Arial"/>
        </w:rPr>
      </w:pPr>
    </w:p>
    <w:p w14:paraId="59F83873" w14:textId="77777777" w:rsidR="001A6BE4" w:rsidRDefault="001A6BE4">
      <w:pPr>
        <w:spacing w:before="0" w:after="0" w:line="240" w:lineRule="auto"/>
        <w:jc w:val="center"/>
        <w:rPr>
          <w:rFonts w:cs="Arial"/>
        </w:rPr>
      </w:pPr>
    </w:p>
    <w:p w14:paraId="229A8CB7" w14:textId="77777777" w:rsidR="001A6BE4" w:rsidRDefault="001A6BE4">
      <w:pPr>
        <w:spacing w:before="0" w:after="0" w:line="240" w:lineRule="auto"/>
        <w:jc w:val="center"/>
        <w:rPr>
          <w:rFonts w:cs="Arial"/>
        </w:rPr>
      </w:pPr>
    </w:p>
    <w:p w14:paraId="1E150267" w14:textId="77777777" w:rsidR="001A6BE4" w:rsidRDefault="001A6BE4">
      <w:pPr>
        <w:spacing w:before="0" w:after="0" w:line="240" w:lineRule="auto"/>
        <w:jc w:val="center"/>
        <w:rPr>
          <w:rFonts w:cs="Arial"/>
        </w:rPr>
      </w:pPr>
    </w:p>
    <w:p w14:paraId="2709EC8E" w14:textId="77777777" w:rsidR="001A6BE4" w:rsidRDefault="001A6BE4">
      <w:pPr>
        <w:spacing w:before="0" w:after="0" w:line="240" w:lineRule="auto"/>
        <w:jc w:val="center"/>
        <w:rPr>
          <w:rFonts w:cs="Arial"/>
        </w:rPr>
      </w:pPr>
    </w:p>
    <w:p w14:paraId="42C4D3D6" w14:textId="77777777" w:rsidR="001A6BE4" w:rsidRDefault="001A6BE4">
      <w:pPr>
        <w:spacing w:before="0" w:after="0" w:line="240" w:lineRule="auto"/>
        <w:jc w:val="center"/>
        <w:rPr>
          <w:rFonts w:cs="Arial"/>
        </w:rPr>
      </w:pPr>
    </w:p>
    <w:p w14:paraId="13FF80D4" w14:textId="77777777" w:rsidR="001A6BE4" w:rsidRDefault="001A6BE4">
      <w:pPr>
        <w:spacing w:before="0" w:after="0" w:line="240" w:lineRule="auto"/>
        <w:jc w:val="center"/>
        <w:rPr>
          <w:rFonts w:cs="Arial"/>
        </w:rPr>
      </w:pPr>
    </w:p>
    <w:p w14:paraId="4BFDEE73" w14:textId="77777777" w:rsidR="001A6BE4" w:rsidRDefault="001A6BE4">
      <w:pPr>
        <w:spacing w:before="0" w:after="0" w:line="240" w:lineRule="auto"/>
        <w:jc w:val="center"/>
        <w:rPr>
          <w:rFonts w:cs="Arial"/>
        </w:rPr>
      </w:pPr>
    </w:p>
    <w:p w14:paraId="67B19CC6" w14:textId="77777777" w:rsidR="001A6BE4" w:rsidRDefault="001A6BE4">
      <w:pPr>
        <w:spacing w:before="0" w:after="0" w:line="240" w:lineRule="auto"/>
        <w:jc w:val="center"/>
        <w:rPr>
          <w:rFonts w:cs="Arial"/>
        </w:rPr>
      </w:pPr>
    </w:p>
    <w:p w14:paraId="00362420" w14:textId="77777777" w:rsidR="001A6BE4" w:rsidRDefault="001A6BE4" w:rsidP="00A53A65">
      <w:pPr>
        <w:spacing w:before="0" w:after="0" w:line="240" w:lineRule="auto"/>
        <w:rPr>
          <w:rFonts w:cs="Arial"/>
        </w:rPr>
      </w:pPr>
    </w:p>
    <w:p w14:paraId="38148431" w14:textId="77777777" w:rsidR="001A6BE4" w:rsidRDefault="001A6BE4">
      <w:pPr>
        <w:spacing w:before="0" w:after="0" w:line="240" w:lineRule="auto"/>
        <w:jc w:val="center"/>
        <w:rPr>
          <w:rFonts w:cs="Arial"/>
        </w:rPr>
      </w:pPr>
    </w:p>
    <w:p w14:paraId="062017DC" w14:textId="77777777" w:rsidR="001A6BE4" w:rsidRDefault="001A6BE4">
      <w:pPr>
        <w:spacing w:before="0" w:after="0" w:line="240" w:lineRule="auto"/>
        <w:jc w:val="center"/>
        <w:rPr>
          <w:rFonts w:cs="Arial"/>
        </w:rPr>
      </w:pPr>
    </w:p>
    <w:p w14:paraId="183FFC6F" w14:textId="77777777" w:rsidR="001A6BE4" w:rsidRDefault="001A6BE4">
      <w:pPr>
        <w:spacing w:before="0" w:after="0" w:line="240" w:lineRule="auto"/>
        <w:jc w:val="center"/>
        <w:rPr>
          <w:rFonts w:cs="Arial"/>
        </w:rPr>
      </w:pPr>
    </w:p>
    <w:p w14:paraId="69C3F9ED" w14:textId="77777777" w:rsidR="001A6BE4" w:rsidRDefault="001A6BE4">
      <w:pPr>
        <w:spacing w:before="0" w:after="0" w:line="240" w:lineRule="auto"/>
        <w:jc w:val="center"/>
        <w:rPr>
          <w:rFonts w:cs="Arial"/>
        </w:rPr>
      </w:pPr>
    </w:p>
    <w:p w14:paraId="1E57DD81" w14:textId="77777777" w:rsidR="001A6BE4" w:rsidRDefault="001A6BE4">
      <w:pPr>
        <w:spacing w:before="0" w:after="0" w:line="240" w:lineRule="auto"/>
        <w:jc w:val="center"/>
        <w:rPr>
          <w:rFonts w:cs="Arial"/>
        </w:rPr>
      </w:pPr>
    </w:p>
    <w:p w14:paraId="2BD960A0" w14:textId="77777777" w:rsidR="001A6BE4" w:rsidRDefault="001A6BE4">
      <w:pPr>
        <w:spacing w:before="0" w:after="0" w:line="240" w:lineRule="auto"/>
        <w:jc w:val="center"/>
        <w:rPr>
          <w:rFonts w:cs="Arial"/>
        </w:rPr>
      </w:pPr>
    </w:p>
    <w:p w14:paraId="4D5CADE5" w14:textId="77777777" w:rsidR="001A6BE4" w:rsidRDefault="001A6BE4">
      <w:pPr>
        <w:spacing w:before="0" w:after="0" w:line="240" w:lineRule="auto"/>
        <w:jc w:val="center"/>
        <w:rPr>
          <w:rFonts w:cs="Arial"/>
        </w:rPr>
      </w:pPr>
    </w:p>
    <w:p w14:paraId="778806E0" w14:textId="77777777" w:rsidR="001A6BE4" w:rsidRDefault="001A6BE4">
      <w:pPr>
        <w:spacing w:before="0" w:after="0" w:line="240" w:lineRule="auto"/>
        <w:jc w:val="center"/>
        <w:rPr>
          <w:rFonts w:cs="Arial"/>
        </w:rPr>
      </w:pPr>
    </w:p>
    <w:p w14:paraId="387CB3AA" w14:textId="77777777" w:rsidR="001A6BE4" w:rsidRDefault="00BF4BB7">
      <w:pPr>
        <w:spacing w:before="0" w:after="0" w:line="240" w:lineRule="auto"/>
        <w:jc w:val="center"/>
        <w:rPr>
          <w:rFonts w:cs="Arial"/>
          <w:b/>
          <w:sz w:val="28"/>
        </w:rPr>
      </w:pPr>
      <w:r>
        <w:rPr>
          <w:rFonts w:cs="Arial"/>
          <w:b/>
          <w:sz w:val="28"/>
        </w:rPr>
        <w:t>Assis/SP</w:t>
      </w:r>
    </w:p>
    <w:p w14:paraId="23055701" w14:textId="77777777" w:rsidR="001A6BE4" w:rsidRDefault="00BF4BB7">
      <w:pPr>
        <w:spacing w:before="0" w:after="0" w:line="240" w:lineRule="auto"/>
        <w:jc w:val="center"/>
        <w:rPr>
          <w:rFonts w:cs="Arial"/>
          <w:b/>
          <w:sz w:val="28"/>
        </w:rPr>
      </w:pPr>
      <w:r>
        <w:rPr>
          <w:rFonts w:cs="Arial"/>
          <w:b/>
          <w:sz w:val="28"/>
        </w:rPr>
        <w:t>2026</w:t>
      </w:r>
      <w:r>
        <w:br w:type="page"/>
      </w:r>
    </w:p>
    <w:p w14:paraId="1EE77777" w14:textId="77777777" w:rsidR="001A6BE4" w:rsidRDefault="00BF4BB7">
      <w:pPr>
        <w:spacing w:before="0"/>
        <w:jc w:val="center"/>
      </w:pPr>
      <w:r>
        <w:rPr>
          <w:noProof/>
        </w:rPr>
        <w:lastRenderedPageBreak/>
        <w:drawing>
          <wp:inline distT="0" distB="0" distL="0" distR="0" wp14:anchorId="509E56F2" wp14:editId="657A5F0C">
            <wp:extent cx="5505450" cy="361950"/>
            <wp:effectExtent l="0" t="0" r="0" b="0"/>
            <wp:docPr id="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8"/>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30DEC941" w14:textId="77777777" w:rsidR="001A6BE4" w:rsidRDefault="001A6BE4">
      <w:pPr>
        <w:spacing w:before="0" w:after="0" w:line="240" w:lineRule="auto"/>
        <w:jc w:val="center"/>
        <w:rPr>
          <w:rFonts w:cs="Arial"/>
          <w:sz w:val="28"/>
        </w:rPr>
      </w:pPr>
    </w:p>
    <w:p w14:paraId="6DDB7EDA" w14:textId="77777777" w:rsidR="001A6BE4" w:rsidRDefault="001A6BE4">
      <w:pPr>
        <w:spacing w:before="0" w:after="0" w:line="240" w:lineRule="auto"/>
        <w:jc w:val="center"/>
        <w:rPr>
          <w:rFonts w:cs="Arial"/>
          <w:sz w:val="28"/>
        </w:rPr>
      </w:pPr>
    </w:p>
    <w:p w14:paraId="189E72E6" w14:textId="77777777" w:rsidR="001A6BE4" w:rsidRDefault="001A6BE4">
      <w:pPr>
        <w:spacing w:before="0" w:after="0" w:line="240" w:lineRule="auto"/>
        <w:jc w:val="center"/>
        <w:rPr>
          <w:rFonts w:cs="Arial"/>
          <w:sz w:val="28"/>
        </w:rPr>
      </w:pPr>
    </w:p>
    <w:p w14:paraId="11AAA538" w14:textId="77777777" w:rsidR="001A6BE4" w:rsidRDefault="001A6BE4">
      <w:pPr>
        <w:spacing w:before="0" w:after="0" w:line="240" w:lineRule="auto"/>
        <w:jc w:val="center"/>
        <w:rPr>
          <w:rFonts w:cs="Arial"/>
          <w:sz w:val="28"/>
        </w:rPr>
      </w:pPr>
    </w:p>
    <w:p w14:paraId="5A9109A4" w14:textId="77777777" w:rsidR="001A6BE4" w:rsidRDefault="001A6BE4">
      <w:pPr>
        <w:spacing w:before="0" w:after="0" w:line="240" w:lineRule="auto"/>
        <w:jc w:val="center"/>
        <w:rPr>
          <w:rFonts w:cs="Arial"/>
          <w:sz w:val="28"/>
        </w:rPr>
      </w:pPr>
    </w:p>
    <w:p w14:paraId="092BD08B" w14:textId="77777777" w:rsidR="001A6BE4" w:rsidRDefault="00BF4BB7">
      <w:pPr>
        <w:spacing w:before="0" w:after="0" w:line="240" w:lineRule="auto"/>
        <w:jc w:val="center"/>
        <w:rPr>
          <w:rFonts w:cs="Arial"/>
          <w:b/>
          <w:caps/>
          <w:sz w:val="28"/>
        </w:rPr>
      </w:pPr>
      <w:r>
        <w:rPr>
          <w:rFonts w:cs="Arial"/>
          <w:b/>
          <w:caps/>
          <w:sz w:val="28"/>
        </w:rPr>
        <w:t>GABRIELA VIANA CUNHA</w:t>
      </w:r>
    </w:p>
    <w:p w14:paraId="70EC108D" w14:textId="77777777" w:rsidR="001A6BE4" w:rsidRDefault="001A6BE4">
      <w:pPr>
        <w:spacing w:before="0" w:after="0" w:line="240" w:lineRule="auto"/>
        <w:jc w:val="center"/>
        <w:rPr>
          <w:rFonts w:cs="Arial"/>
          <w:sz w:val="28"/>
        </w:rPr>
      </w:pPr>
    </w:p>
    <w:p w14:paraId="2B43E9EF" w14:textId="77777777" w:rsidR="001A6BE4" w:rsidRDefault="001A6BE4">
      <w:pPr>
        <w:spacing w:before="0" w:after="0" w:line="240" w:lineRule="auto"/>
        <w:jc w:val="center"/>
        <w:rPr>
          <w:rFonts w:cs="Arial"/>
          <w:sz w:val="28"/>
        </w:rPr>
      </w:pPr>
    </w:p>
    <w:p w14:paraId="67724146" w14:textId="77777777" w:rsidR="001A6BE4" w:rsidRDefault="001A6BE4">
      <w:pPr>
        <w:spacing w:before="0" w:after="0" w:line="240" w:lineRule="auto"/>
        <w:jc w:val="center"/>
        <w:rPr>
          <w:rFonts w:cs="Arial"/>
          <w:sz w:val="28"/>
        </w:rPr>
      </w:pPr>
    </w:p>
    <w:p w14:paraId="253F1743" w14:textId="77777777" w:rsidR="001A6BE4" w:rsidRDefault="001A6BE4">
      <w:pPr>
        <w:spacing w:before="0" w:after="0" w:line="240" w:lineRule="auto"/>
        <w:jc w:val="center"/>
        <w:rPr>
          <w:rFonts w:cs="Arial"/>
          <w:sz w:val="28"/>
        </w:rPr>
      </w:pPr>
    </w:p>
    <w:p w14:paraId="006C3059" w14:textId="77777777" w:rsidR="001A6BE4" w:rsidRDefault="001A6BE4">
      <w:pPr>
        <w:spacing w:before="0" w:after="0" w:line="240" w:lineRule="auto"/>
        <w:jc w:val="center"/>
        <w:rPr>
          <w:rFonts w:cs="Arial"/>
          <w:sz w:val="28"/>
        </w:rPr>
      </w:pPr>
    </w:p>
    <w:p w14:paraId="518772FD" w14:textId="77777777" w:rsidR="001A6BE4" w:rsidRDefault="001A6BE4">
      <w:pPr>
        <w:spacing w:before="0" w:after="0" w:line="240" w:lineRule="auto"/>
        <w:jc w:val="center"/>
        <w:rPr>
          <w:rFonts w:cs="Arial"/>
          <w:sz w:val="28"/>
        </w:rPr>
      </w:pPr>
    </w:p>
    <w:p w14:paraId="545337A4" w14:textId="77777777" w:rsidR="001A6BE4" w:rsidRDefault="001A6BE4">
      <w:pPr>
        <w:spacing w:before="0" w:after="0" w:line="240" w:lineRule="auto"/>
        <w:jc w:val="center"/>
        <w:rPr>
          <w:rFonts w:cs="Arial"/>
          <w:sz w:val="28"/>
        </w:rPr>
      </w:pPr>
    </w:p>
    <w:p w14:paraId="178A6AD1" w14:textId="77777777" w:rsidR="001A6BE4" w:rsidRDefault="001A6BE4">
      <w:pPr>
        <w:spacing w:before="0" w:after="0" w:line="240" w:lineRule="auto"/>
        <w:jc w:val="center"/>
        <w:rPr>
          <w:rFonts w:cs="Arial"/>
          <w:sz w:val="28"/>
        </w:rPr>
      </w:pPr>
    </w:p>
    <w:p w14:paraId="34309E68" w14:textId="77777777" w:rsidR="001A6BE4" w:rsidRDefault="001A6BE4">
      <w:pPr>
        <w:spacing w:before="0" w:after="0" w:line="240" w:lineRule="auto"/>
        <w:jc w:val="center"/>
        <w:rPr>
          <w:rFonts w:cs="Arial"/>
          <w:sz w:val="28"/>
        </w:rPr>
      </w:pPr>
    </w:p>
    <w:p w14:paraId="4839C463" w14:textId="77777777" w:rsidR="001A6BE4" w:rsidRDefault="001A6BE4">
      <w:pPr>
        <w:spacing w:before="0" w:after="0" w:line="240" w:lineRule="auto"/>
        <w:jc w:val="center"/>
        <w:rPr>
          <w:rFonts w:cs="Arial"/>
          <w:sz w:val="28"/>
        </w:rPr>
      </w:pPr>
    </w:p>
    <w:p w14:paraId="6B2FE42D" w14:textId="77777777" w:rsidR="001A6BE4" w:rsidRDefault="001A6BE4">
      <w:pPr>
        <w:spacing w:before="0" w:after="0" w:line="240" w:lineRule="auto"/>
        <w:jc w:val="center"/>
        <w:rPr>
          <w:rFonts w:cs="Arial"/>
          <w:sz w:val="28"/>
        </w:rPr>
      </w:pPr>
    </w:p>
    <w:p w14:paraId="275186DD" w14:textId="77777777" w:rsidR="001A6BE4" w:rsidRDefault="001A6BE4">
      <w:pPr>
        <w:spacing w:before="0" w:after="0" w:line="240" w:lineRule="auto"/>
        <w:jc w:val="center"/>
        <w:rPr>
          <w:rFonts w:cs="Arial"/>
          <w:sz w:val="28"/>
        </w:rPr>
      </w:pPr>
    </w:p>
    <w:p w14:paraId="7DAF9124" w14:textId="77777777" w:rsidR="001A6BE4" w:rsidRDefault="001A6BE4">
      <w:pPr>
        <w:spacing w:before="0" w:after="0" w:line="240" w:lineRule="auto"/>
        <w:jc w:val="center"/>
        <w:rPr>
          <w:rFonts w:cs="Arial"/>
          <w:sz w:val="28"/>
        </w:rPr>
      </w:pPr>
    </w:p>
    <w:p w14:paraId="12DA2AEF" w14:textId="77777777" w:rsidR="00A53A65" w:rsidRPr="00A53A65" w:rsidRDefault="00A53A65" w:rsidP="00A53A65">
      <w:pPr>
        <w:spacing w:line="259" w:lineRule="auto"/>
        <w:ind w:left="-5"/>
        <w:rPr>
          <w:b/>
          <w:bCs/>
        </w:rPr>
      </w:pPr>
      <w:r w:rsidRPr="00A53A65">
        <w:rPr>
          <w:b/>
          <w:bCs/>
        </w:rPr>
        <w:t>DESENVOLVIMENTO DE SOFTWARE PARA GESTÃO DE CARTEIRA MÉDICA INDIVIDUAL</w:t>
      </w:r>
    </w:p>
    <w:p w14:paraId="273FCAC4" w14:textId="77777777" w:rsidR="001A6BE4" w:rsidRDefault="001A6BE4">
      <w:pPr>
        <w:spacing w:before="0" w:after="0" w:line="240" w:lineRule="auto"/>
        <w:jc w:val="center"/>
        <w:rPr>
          <w:rFonts w:cs="Arial"/>
        </w:rPr>
      </w:pPr>
    </w:p>
    <w:p w14:paraId="55528131" w14:textId="77777777" w:rsidR="001A6BE4" w:rsidRDefault="001A6BE4">
      <w:pPr>
        <w:spacing w:before="0" w:after="0" w:line="240" w:lineRule="auto"/>
        <w:jc w:val="center"/>
        <w:rPr>
          <w:rFonts w:cs="Arial"/>
        </w:rPr>
      </w:pPr>
    </w:p>
    <w:p w14:paraId="59331349" w14:textId="77777777" w:rsidR="001A6BE4" w:rsidRDefault="001A6BE4">
      <w:pPr>
        <w:spacing w:before="0" w:after="0" w:line="240" w:lineRule="auto"/>
        <w:jc w:val="center"/>
        <w:rPr>
          <w:rFonts w:cs="Arial"/>
        </w:rPr>
      </w:pPr>
    </w:p>
    <w:p w14:paraId="1777B33C" w14:textId="77777777" w:rsidR="001A6BE4" w:rsidRDefault="00BF4BB7">
      <w:pPr>
        <w:spacing w:before="0" w:after="0" w:line="240" w:lineRule="auto"/>
        <w:ind w:left="4536"/>
        <w:rPr>
          <w:rFonts w:cs="Arial"/>
          <w:color w:val="000000"/>
          <w:sz w:val="20"/>
          <w:szCs w:val="20"/>
          <w:lang w:eastAsia="pt-BR"/>
        </w:rPr>
      </w:pPr>
      <w:r>
        <w:rPr>
          <w:rFonts w:cs="Arial"/>
          <w:color w:val="000000"/>
          <w:sz w:val="20"/>
          <w:szCs w:val="20"/>
          <w:lang w:eastAsia="pt-BR"/>
        </w:rPr>
        <w:t>Projeto de pesquisa apresentado ao curso de Análise de Sistemas do Instituto Municipal de Ensino Superior de Assis – IMESA e a Fundação Educacional do Município de Assis – FEMA, como requisito parcial à obtenção do Certificado de Conclusão.</w:t>
      </w:r>
    </w:p>
    <w:p w14:paraId="6623C4DC" w14:textId="77777777" w:rsidR="001A6BE4" w:rsidRDefault="001A6BE4">
      <w:pPr>
        <w:spacing w:before="0" w:after="0" w:line="240" w:lineRule="auto"/>
        <w:ind w:left="4536"/>
        <w:rPr>
          <w:rFonts w:cs="Arial"/>
          <w:color w:val="000000"/>
          <w:sz w:val="20"/>
          <w:szCs w:val="20"/>
          <w:lang w:eastAsia="pt-BR"/>
        </w:rPr>
      </w:pPr>
    </w:p>
    <w:p w14:paraId="05441161" w14:textId="77777777"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Orientando(a): Gabriela Viana Cunha</w:t>
      </w:r>
      <w:r>
        <w:rPr>
          <w:rFonts w:cs="Arial"/>
          <w:b/>
          <w:bCs/>
          <w:color w:val="000000"/>
          <w:sz w:val="20"/>
          <w:szCs w:val="20"/>
          <w:lang w:eastAsia="pt-BR"/>
        </w:rPr>
        <w:tab/>
      </w:r>
    </w:p>
    <w:p w14:paraId="1F5B6778" w14:textId="2E1FEFC8"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 xml:space="preserve">Orientador(a): </w:t>
      </w:r>
      <w:ins w:id="1" w:author="Douglas Cunha" w:date="2026-03-30T14:19:00Z" w16du:dateUtc="2026-03-30T17:19:00Z">
        <w:r w:rsidR="00726DA8">
          <w:rPr>
            <w:rFonts w:cs="Arial"/>
            <w:b/>
            <w:bCs/>
            <w:color w:val="000000"/>
            <w:sz w:val="20"/>
            <w:szCs w:val="20"/>
            <w:lang w:eastAsia="pt-BR"/>
          </w:rPr>
          <w:t xml:space="preserve">Professor </w:t>
        </w:r>
      </w:ins>
      <w:r>
        <w:rPr>
          <w:rFonts w:cs="Arial"/>
          <w:b/>
          <w:bCs/>
          <w:color w:val="000000"/>
          <w:sz w:val="20"/>
          <w:szCs w:val="20"/>
          <w:lang w:eastAsia="pt-BR"/>
        </w:rPr>
        <w:t>Douglas Sanches Cunha</w:t>
      </w:r>
    </w:p>
    <w:p w14:paraId="109D2709" w14:textId="77777777" w:rsidR="001A6BE4" w:rsidRDefault="001A6BE4">
      <w:pPr>
        <w:spacing w:before="0" w:after="0" w:line="240" w:lineRule="auto"/>
        <w:jc w:val="center"/>
        <w:rPr>
          <w:rFonts w:cs="Arial"/>
        </w:rPr>
      </w:pPr>
    </w:p>
    <w:p w14:paraId="77EF3FD6" w14:textId="77777777" w:rsidR="001A6BE4" w:rsidRDefault="001A6BE4">
      <w:pPr>
        <w:spacing w:before="0" w:after="0" w:line="240" w:lineRule="auto"/>
        <w:jc w:val="center"/>
        <w:rPr>
          <w:rFonts w:cs="Arial"/>
        </w:rPr>
      </w:pPr>
    </w:p>
    <w:p w14:paraId="3070DE18" w14:textId="77777777" w:rsidR="001A6BE4" w:rsidRDefault="001A6BE4">
      <w:pPr>
        <w:spacing w:before="0" w:after="0" w:line="240" w:lineRule="auto"/>
        <w:jc w:val="center"/>
        <w:rPr>
          <w:rFonts w:cs="Arial"/>
        </w:rPr>
      </w:pPr>
    </w:p>
    <w:p w14:paraId="7505012D" w14:textId="77777777" w:rsidR="001A6BE4" w:rsidRDefault="001A6BE4">
      <w:pPr>
        <w:spacing w:before="0" w:after="0" w:line="240" w:lineRule="auto"/>
        <w:jc w:val="center"/>
        <w:rPr>
          <w:rFonts w:cs="Arial"/>
        </w:rPr>
      </w:pPr>
    </w:p>
    <w:p w14:paraId="5C0B1FF8" w14:textId="77777777" w:rsidR="001A6BE4" w:rsidRDefault="001A6BE4">
      <w:pPr>
        <w:spacing w:before="0" w:after="0" w:line="240" w:lineRule="auto"/>
        <w:jc w:val="center"/>
        <w:rPr>
          <w:rFonts w:cs="Arial"/>
        </w:rPr>
      </w:pPr>
    </w:p>
    <w:p w14:paraId="31D65A6A" w14:textId="77777777" w:rsidR="001A6BE4" w:rsidRDefault="001A6BE4">
      <w:pPr>
        <w:spacing w:before="0" w:after="0" w:line="240" w:lineRule="auto"/>
        <w:jc w:val="center"/>
        <w:rPr>
          <w:rFonts w:cs="Arial"/>
        </w:rPr>
      </w:pPr>
    </w:p>
    <w:p w14:paraId="07576EE0" w14:textId="77777777" w:rsidR="001A6BE4" w:rsidRDefault="001A6BE4">
      <w:pPr>
        <w:spacing w:before="0" w:after="0" w:line="240" w:lineRule="auto"/>
        <w:jc w:val="center"/>
        <w:rPr>
          <w:rFonts w:cs="Arial"/>
        </w:rPr>
      </w:pPr>
    </w:p>
    <w:p w14:paraId="40453D19" w14:textId="77777777" w:rsidR="001A6BE4" w:rsidRDefault="001A6BE4">
      <w:pPr>
        <w:spacing w:before="0" w:after="0" w:line="240" w:lineRule="auto"/>
        <w:jc w:val="center"/>
        <w:rPr>
          <w:rFonts w:cs="Arial"/>
        </w:rPr>
      </w:pPr>
    </w:p>
    <w:p w14:paraId="3B45CAFD" w14:textId="77777777" w:rsidR="001A6BE4" w:rsidRDefault="001A6BE4">
      <w:pPr>
        <w:spacing w:before="0" w:after="0" w:line="240" w:lineRule="auto"/>
        <w:jc w:val="center"/>
        <w:rPr>
          <w:rFonts w:cs="Arial"/>
        </w:rPr>
      </w:pPr>
    </w:p>
    <w:p w14:paraId="72A04DE4" w14:textId="77777777" w:rsidR="001A6BE4" w:rsidRDefault="001A6BE4" w:rsidP="00A53A65">
      <w:pPr>
        <w:spacing w:before="0" w:after="0" w:line="240" w:lineRule="auto"/>
        <w:rPr>
          <w:rFonts w:cs="Arial"/>
        </w:rPr>
      </w:pPr>
    </w:p>
    <w:p w14:paraId="0AD91FC3" w14:textId="77777777" w:rsidR="001A6BE4" w:rsidRDefault="00BF4BB7">
      <w:pPr>
        <w:spacing w:before="0" w:after="0" w:line="240" w:lineRule="auto"/>
        <w:jc w:val="center"/>
        <w:rPr>
          <w:rFonts w:cs="Arial"/>
          <w:b/>
          <w:sz w:val="28"/>
        </w:rPr>
      </w:pPr>
      <w:r>
        <w:rPr>
          <w:rFonts w:cs="Arial"/>
          <w:b/>
          <w:sz w:val="28"/>
        </w:rPr>
        <w:t>Assis/SP</w:t>
      </w:r>
    </w:p>
    <w:p w14:paraId="46A44019" w14:textId="77777777" w:rsidR="001A6BE4" w:rsidRDefault="00BF4BB7">
      <w:pPr>
        <w:spacing w:before="0" w:after="0" w:line="240" w:lineRule="auto"/>
        <w:jc w:val="center"/>
        <w:rPr>
          <w:rFonts w:cs="Arial"/>
          <w:b/>
          <w:sz w:val="28"/>
        </w:rPr>
      </w:pPr>
      <w:r>
        <w:rPr>
          <w:rFonts w:cs="Arial"/>
          <w:b/>
          <w:sz w:val="28"/>
        </w:rPr>
        <w:t>2026</w:t>
      </w:r>
      <w:r>
        <w:br w:type="page"/>
      </w:r>
    </w:p>
    <w:p w14:paraId="263BEB21" w14:textId="4A0ACA34" w:rsidR="001A6BE4" w:rsidRDefault="00976FFE">
      <w:pPr>
        <w:spacing w:before="0" w:after="160" w:line="259" w:lineRule="auto"/>
        <w:jc w:val="left"/>
        <w:rPr>
          <w:rFonts w:cs="Arial"/>
          <w:b/>
          <w:sz w:val="28"/>
        </w:rPr>
      </w:pPr>
      <w:r>
        <w:rPr>
          <w:noProof/>
        </w:rPr>
        <w:lastRenderedPageBreak/>
        <mc:AlternateContent>
          <mc:Choice Requires="wps">
            <w:drawing>
              <wp:anchor distT="0" distB="1270" distL="114300" distR="114300" simplePos="0" relativeHeight="5" behindDoc="0" locked="0" layoutInCell="0" allowOverlap="1" wp14:anchorId="27FD1B8E" wp14:editId="443540FC">
                <wp:simplePos x="0" y="0"/>
                <wp:positionH relativeFrom="margin">
                  <wp:align>center</wp:align>
                </wp:positionH>
                <wp:positionV relativeFrom="margin">
                  <wp:align>bottom</wp:align>
                </wp:positionV>
                <wp:extent cx="5210810" cy="2552065"/>
                <wp:effectExtent l="0" t="0" r="0" b="0"/>
                <wp:wrapSquare wrapText="bothSides"/>
                <wp:docPr id="9"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810" cy="2552065"/>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27FD1B8E" id="Caixa de texto 3" o:spid="_x0000_s1026" style="position:absolute;margin-left:0;margin-top:0;width:410.3pt;height:200.95pt;z-index:5;visibility:visible;mso-wrap-style:square;mso-width-percent:0;mso-height-percent:0;mso-wrap-distance-left:9pt;mso-wrap-distance-top:0;mso-wrap-distance-right:9pt;mso-wrap-distance-bottom:.1pt;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" o:allowincell="f" filled="f" stroked="f" strokeweight="0">
                <v:textbo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v:textbox>
                <w10:wrap type="square" anchorx="margin" anchory="margin"/>
              </v:rect>
            </w:pict>
          </mc:Fallback>
        </mc:AlternateContent>
      </w:r>
      <w:r w:rsidR="00BF4BB7">
        <w:br w:type="page"/>
      </w:r>
    </w:p>
    <w:p w14:paraId="63B827FA" w14:textId="77777777" w:rsidR="001A6BE4" w:rsidRDefault="00BF4BB7">
      <w:pPr>
        <w:spacing w:before="0" w:after="0" w:line="240" w:lineRule="auto"/>
        <w:jc w:val="center"/>
        <w:rPr>
          <w:rFonts w:cs="Arial"/>
          <w:caps/>
        </w:rPr>
      </w:pPr>
      <w:r>
        <w:rPr>
          <w:rFonts w:cs="Arial"/>
          <w:b/>
          <w:caps/>
          <w:sz w:val="28"/>
          <w:szCs w:val="28"/>
        </w:rPr>
        <w:lastRenderedPageBreak/>
        <w:t>CARTEIRA MÉDICA DIGITAL</w:t>
      </w:r>
    </w:p>
    <w:p w14:paraId="2AE29D9A" w14:textId="77777777" w:rsidR="001A6BE4" w:rsidRDefault="001A6BE4">
      <w:pPr>
        <w:spacing w:before="0" w:after="0" w:line="240" w:lineRule="auto"/>
        <w:jc w:val="center"/>
        <w:rPr>
          <w:rFonts w:cs="Arial"/>
          <w:sz w:val="28"/>
        </w:rPr>
      </w:pPr>
    </w:p>
    <w:p w14:paraId="52C4F97B" w14:textId="77777777" w:rsidR="001A6BE4" w:rsidRDefault="001A6BE4">
      <w:pPr>
        <w:spacing w:before="0" w:after="0" w:line="240" w:lineRule="auto"/>
        <w:jc w:val="center"/>
        <w:rPr>
          <w:rFonts w:cs="Arial"/>
          <w:sz w:val="28"/>
        </w:rPr>
      </w:pPr>
    </w:p>
    <w:p w14:paraId="69A3CA09" w14:textId="77777777" w:rsidR="001A6BE4" w:rsidRDefault="001A6BE4">
      <w:pPr>
        <w:spacing w:before="0" w:after="0" w:line="240" w:lineRule="auto"/>
        <w:jc w:val="center"/>
        <w:rPr>
          <w:rFonts w:cs="Arial"/>
          <w:sz w:val="28"/>
        </w:rPr>
      </w:pPr>
    </w:p>
    <w:p w14:paraId="4B8A99C1" w14:textId="77777777" w:rsidR="001A6BE4" w:rsidRDefault="001A6BE4">
      <w:pPr>
        <w:spacing w:before="0" w:after="0" w:line="240" w:lineRule="auto"/>
        <w:jc w:val="center"/>
        <w:rPr>
          <w:rFonts w:cs="Arial"/>
          <w:sz w:val="28"/>
        </w:rPr>
      </w:pPr>
    </w:p>
    <w:p w14:paraId="1F395CD4" w14:textId="77777777" w:rsidR="001A6BE4" w:rsidRDefault="001A6BE4">
      <w:pPr>
        <w:spacing w:before="0" w:after="0" w:line="240" w:lineRule="auto"/>
        <w:jc w:val="center"/>
        <w:rPr>
          <w:rFonts w:cs="Arial"/>
          <w:sz w:val="28"/>
        </w:rPr>
      </w:pPr>
    </w:p>
    <w:p w14:paraId="76AAF114" w14:textId="77777777" w:rsidR="001A6BE4" w:rsidRDefault="001A6BE4">
      <w:pPr>
        <w:spacing w:before="0" w:after="0" w:line="240" w:lineRule="auto"/>
        <w:jc w:val="center"/>
        <w:rPr>
          <w:rFonts w:cs="Arial"/>
        </w:rPr>
      </w:pPr>
    </w:p>
    <w:p w14:paraId="16EF71B9" w14:textId="77777777" w:rsidR="001A6BE4" w:rsidRDefault="00BF4BB7">
      <w:pPr>
        <w:spacing w:before="0" w:after="0" w:line="240" w:lineRule="auto"/>
        <w:jc w:val="center"/>
        <w:rPr>
          <w:rFonts w:cs="Arial"/>
          <w:caps/>
        </w:rPr>
      </w:pPr>
      <w:r>
        <w:rPr>
          <w:rFonts w:cs="Arial"/>
          <w:caps/>
        </w:rPr>
        <w:t>GABRIELA VIANA CUNHA</w:t>
      </w:r>
    </w:p>
    <w:p w14:paraId="7AEA7795" w14:textId="77777777" w:rsidR="001A6BE4" w:rsidRDefault="001A6BE4">
      <w:pPr>
        <w:spacing w:before="0" w:after="0" w:line="240" w:lineRule="auto"/>
        <w:jc w:val="center"/>
        <w:rPr>
          <w:rFonts w:cs="Arial"/>
          <w:sz w:val="28"/>
        </w:rPr>
      </w:pPr>
    </w:p>
    <w:p w14:paraId="0FFA83DF" w14:textId="77777777" w:rsidR="001A6BE4" w:rsidRDefault="001A6BE4">
      <w:pPr>
        <w:spacing w:before="0" w:after="0" w:line="240" w:lineRule="auto"/>
        <w:jc w:val="center"/>
        <w:rPr>
          <w:rFonts w:cs="Arial"/>
        </w:rPr>
      </w:pPr>
    </w:p>
    <w:p w14:paraId="18A1B57D" w14:textId="77777777" w:rsidR="001A6BE4" w:rsidRDefault="001A6BE4">
      <w:pPr>
        <w:spacing w:before="0" w:after="0" w:line="240" w:lineRule="auto"/>
        <w:jc w:val="center"/>
        <w:rPr>
          <w:rFonts w:cs="Arial"/>
        </w:rPr>
      </w:pPr>
    </w:p>
    <w:p w14:paraId="0EBC4E16" w14:textId="77777777" w:rsidR="001A6BE4" w:rsidRDefault="001A6BE4">
      <w:pPr>
        <w:spacing w:before="0" w:after="0" w:line="240" w:lineRule="auto"/>
        <w:jc w:val="center"/>
        <w:rPr>
          <w:rFonts w:cs="Arial"/>
        </w:rPr>
      </w:pPr>
    </w:p>
    <w:p w14:paraId="690C5504" w14:textId="77777777" w:rsidR="001A6BE4" w:rsidRDefault="001A6BE4">
      <w:pPr>
        <w:spacing w:before="0" w:after="0" w:line="240" w:lineRule="auto"/>
        <w:jc w:val="center"/>
        <w:rPr>
          <w:rFonts w:cs="Arial"/>
        </w:rPr>
      </w:pPr>
    </w:p>
    <w:p w14:paraId="19266F0B" w14:textId="77777777" w:rsidR="001A6BE4" w:rsidRDefault="001A6BE4">
      <w:pPr>
        <w:spacing w:before="0" w:after="0" w:line="240" w:lineRule="auto"/>
        <w:jc w:val="center"/>
        <w:rPr>
          <w:rFonts w:cs="Arial"/>
        </w:rPr>
      </w:pPr>
    </w:p>
    <w:p w14:paraId="727EC4BF" w14:textId="77777777" w:rsidR="001A6BE4" w:rsidRDefault="00BF4BB7">
      <w:pPr>
        <w:spacing w:before="0" w:after="0" w:line="240" w:lineRule="auto"/>
        <w:ind w:left="4536"/>
        <w:rPr>
          <w:rFonts w:cs="Arial"/>
        </w:rPr>
      </w:pPr>
      <w:r>
        <w:rPr>
          <w:rFonts w:cs="Arial"/>
          <w:color w:val="000000"/>
          <w:sz w:val="20"/>
          <w:szCs w:val="20"/>
          <w:lang w:eastAsia="pt-BR"/>
        </w:rPr>
        <w:t>Trabalho de Conclusão de Curso apresentado ao Instituto Municipal de Ensino Superior de Assis, como requisito do Curso de Graduação, avaliado pela seguinte comissão examinadora:</w:t>
      </w:r>
    </w:p>
    <w:p w14:paraId="044EC5BB" w14:textId="77777777" w:rsidR="001A6BE4" w:rsidRDefault="001A6BE4">
      <w:pPr>
        <w:spacing w:before="0" w:after="0" w:line="240" w:lineRule="auto"/>
        <w:jc w:val="center"/>
        <w:rPr>
          <w:rFonts w:cs="Arial"/>
        </w:rPr>
      </w:pPr>
    </w:p>
    <w:p w14:paraId="5D04519A" w14:textId="77777777" w:rsidR="001A6BE4" w:rsidRDefault="001A6BE4">
      <w:pPr>
        <w:spacing w:before="0" w:after="0" w:line="240" w:lineRule="auto"/>
        <w:jc w:val="center"/>
        <w:rPr>
          <w:rFonts w:cs="Arial"/>
        </w:rPr>
      </w:pPr>
    </w:p>
    <w:p w14:paraId="09BB6368" w14:textId="77777777" w:rsidR="001A6BE4" w:rsidRDefault="001A6BE4">
      <w:pPr>
        <w:spacing w:before="0" w:after="0" w:line="240" w:lineRule="auto"/>
        <w:jc w:val="center"/>
        <w:rPr>
          <w:rFonts w:cs="Arial"/>
        </w:rPr>
      </w:pPr>
    </w:p>
    <w:p w14:paraId="74E133D1" w14:textId="77777777" w:rsidR="001A6BE4" w:rsidRDefault="001A6BE4">
      <w:pPr>
        <w:spacing w:before="0" w:after="0" w:line="240" w:lineRule="auto"/>
        <w:jc w:val="center"/>
        <w:rPr>
          <w:rFonts w:cs="Arial"/>
        </w:rPr>
      </w:pPr>
    </w:p>
    <w:p w14:paraId="7E8DCB1D" w14:textId="77777777" w:rsidR="001A6BE4" w:rsidRDefault="001A6BE4">
      <w:pPr>
        <w:spacing w:before="0" w:after="0" w:line="240" w:lineRule="auto"/>
        <w:jc w:val="center"/>
        <w:rPr>
          <w:rFonts w:cs="Arial"/>
        </w:rPr>
      </w:pPr>
    </w:p>
    <w:tbl>
      <w:tblPr>
        <w:tblStyle w:val="Tabelacomgrade"/>
        <w:tblW w:w="8039" w:type="dxa"/>
        <w:jc w:val="center"/>
        <w:tblLayout w:type="fixed"/>
        <w:tblLook w:val="04A0" w:firstRow="1" w:lastRow="0" w:firstColumn="1" w:lastColumn="0" w:noHBand="0" w:noVBand="1"/>
      </w:tblPr>
      <w:tblGrid>
        <w:gridCol w:w="1668"/>
        <w:gridCol w:w="6371"/>
      </w:tblGrid>
      <w:tr w:rsidR="001A6BE4" w14:paraId="3A0B8B33" w14:textId="77777777">
        <w:trPr>
          <w:jc w:val="center"/>
        </w:trPr>
        <w:tc>
          <w:tcPr>
            <w:tcW w:w="1668" w:type="dxa"/>
            <w:tcBorders>
              <w:top w:val="nil"/>
              <w:left w:val="nil"/>
              <w:bottom w:val="nil"/>
              <w:right w:val="nil"/>
            </w:tcBorders>
          </w:tcPr>
          <w:p w14:paraId="20B610D9" w14:textId="77777777" w:rsidR="001A6BE4" w:rsidRDefault="00BF4BB7">
            <w:pPr>
              <w:spacing w:before="0" w:after="0" w:line="240" w:lineRule="auto"/>
              <w:jc w:val="center"/>
              <w:rPr>
                <w:rFonts w:cs="Arial"/>
                <w:b/>
              </w:rPr>
            </w:pPr>
            <w:r>
              <w:rPr>
                <w:rFonts w:eastAsia="Calibri" w:cs="Arial"/>
                <w:b/>
              </w:rPr>
              <w:t>Orientador:</w:t>
            </w:r>
          </w:p>
        </w:tc>
        <w:tc>
          <w:tcPr>
            <w:tcW w:w="6370" w:type="dxa"/>
            <w:tcBorders>
              <w:top w:val="nil"/>
              <w:left w:val="nil"/>
              <w:right w:val="nil"/>
            </w:tcBorders>
          </w:tcPr>
          <w:p w14:paraId="03B10B4F" w14:textId="77777777" w:rsidR="001A6BE4" w:rsidRDefault="001A6BE4">
            <w:pPr>
              <w:spacing w:before="0" w:after="0" w:line="240" w:lineRule="auto"/>
              <w:jc w:val="center"/>
              <w:rPr>
                <w:rFonts w:cs="Arial"/>
              </w:rPr>
            </w:pPr>
          </w:p>
        </w:tc>
      </w:tr>
      <w:tr w:rsidR="001A6BE4" w14:paraId="00B586F5" w14:textId="77777777">
        <w:trPr>
          <w:jc w:val="center"/>
        </w:trPr>
        <w:tc>
          <w:tcPr>
            <w:tcW w:w="1668" w:type="dxa"/>
            <w:tcBorders>
              <w:top w:val="nil"/>
              <w:left w:val="nil"/>
              <w:bottom w:val="nil"/>
              <w:right w:val="nil"/>
            </w:tcBorders>
          </w:tcPr>
          <w:p w14:paraId="67E7F187"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4829A541" w14:textId="3191BBD4" w:rsidR="001A6BE4" w:rsidRDefault="00726DA8">
            <w:pPr>
              <w:spacing w:before="0" w:after="0" w:line="240" w:lineRule="auto"/>
              <w:jc w:val="center"/>
              <w:rPr>
                <w:rFonts w:cs="Arial"/>
              </w:rPr>
            </w:pPr>
            <w:ins w:id="2" w:author="Douglas Cunha" w:date="2026-03-30T14:19:00Z" w16du:dateUtc="2026-03-30T17:19:00Z">
              <w:r>
                <w:rPr>
                  <w:rFonts w:eastAsia="Calibri" w:cs="Arial"/>
                </w:rPr>
                <w:t xml:space="preserve">Professor </w:t>
              </w:r>
            </w:ins>
            <w:r w:rsidR="00BF4BB7">
              <w:rPr>
                <w:rFonts w:eastAsia="Calibri" w:cs="Arial"/>
              </w:rPr>
              <w:t>Douglas Sanches Cunha</w:t>
            </w:r>
          </w:p>
        </w:tc>
      </w:tr>
      <w:tr w:rsidR="001A6BE4" w14:paraId="51F94D46" w14:textId="77777777">
        <w:trPr>
          <w:jc w:val="center"/>
        </w:trPr>
        <w:tc>
          <w:tcPr>
            <w:tcW w:w="1668" w:type="dxa"/>
            <w:tcBorders>
              <w:top w:val="nil"/>
              <w:left w:val="nil"/>
              <w:bottom w:val="nil"/>
              <w:right w:val="nil"/>
            </w:tcBorders>
          </w:tcPr>
          <w:p w14:paraId="4F071E66"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5F260E23" w14:textId="77777777" w:rsidR="001A6BE4" w:rsidRDefault="001A6BE4">
            <w:pPr>
              <w:spacing w:before="0" w:after="0" w:line="240" w:lineRule="auto"/>
              <w:jc w:val="center"/>
              <w:rPr>
                <w:rFonts w:cs="Arial"/>
              </w:rPr>
            </w:pPr>
          </w:p>
        </w:tc>
      </w:tr>
      <w:tr w:rsidR="001A6BE4" w14:paraId="6BAC8781" w14:textId="77777777">
        <w:trPr>
          <w:jc w:val="center"/>
        </w:trPr>
        <w:tc>
          <w:tcPr>
            <w:tcW w:w="1668" w:type="dxa"/>
            <w:tcBorders>
              <w:top w:val="nil"/>
              <w:left w:val="nil"/>
              <w:bottom w:val="nil"/>
              <w:right w:val="nil"/>
            </w:tcBorders>
          </w:tcPr>
          <w:p w14:paraId="64165A3B" w14:textId="77777777" w:rsidR="001A6BE4" w:rsidRDefault="00BF4BB7">
            <w:pPr>
              <w:spacing w:before="0" w:after="0" w:line="240" w:lineRule="auto"/>
              <w:jc w:val="center"/>
              <w:rPr>
                <w:rFonts w:cs="Arial"/>
                <w:b/>
              </w:rPr>
            </w:pPr>
            <w:r>
              <w:rPr>
                <w:rFonts w:eastAsia="Calibri" w:cs="Arial"/>
                <w:b/>
              </w:rPr>
              <w:t>Examinador:</w:t>
            </w:r>
          </w:p>
        </w:tc>
        <w:tc>
          <w:tcPr>
            <w:tcW w:w="6370" w:type="dxa"/>
            <w:tcBorders>
              <w:top w:val="nil"/>
              <w:left w:val="nil"/>
              <w:right w:val="nil"/>
            </w:tcBorders>
          </w:tcPr>
          <w:p w14:paraId="4890878A" w14:textId="77777777" w:rsidR="001A6BE4" w:rsidRDefault="001A6BE4">
            <w:pPr>
              <w:spacing w:before="0" w:after="0" w:line="240" w:lineRule="auto"/>
              <w:jc w:val="center"/>
              <w:rPr>
                <w:rFonts w:cs="Arial"/>
              </w:rPr>
            </w:pPr>
          </w:p>
        </w:tc>
      </w:tr>
      <w:tr w:rsidR="001A6BE4" w14:paraId="1A009350" w14:textId="77777777">
        <w:trPr>
          <w:jc w:val="center"/>
        </w:trPr>
        <w:tc>
          <w:tcPr>
            <w:tcW w:w="1668" w:type="dxa"/>
            <w:tcBorders>
              <w:top w:val="nil"/>
              <w:left w:val="nil"/>
              <w:bottom w:val="nil"/>
              <w:right w:val="nil"/>
            </w:tcBorders>
          </w:tcPr>
          <w:p w14:paraId="54D75FEA"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65877E2E" w14:textId="77777777" w:rsidR="001A6BE4" w:rsidRDefault="001A6BE4">
            <w:pPr>
              <w:spacing w:before="0" w:after="0" w:line="240" w:lineRule="auto"/>
              <w:jc w:val="center"/>
              <w:rPr>
                <w:rFonts w:cs="Arial"/>
              </w:rPr>
            </w:pPr>
          </w:p>
        </w:tc>
      </w:tr>
      <w:tr w:rsidR="001A6BE4" w14:paraId="25AEB24D" w14:textId="77777777">
        <w:trPr>
          <w:jc w:val="center"/>
        </w:trPr>
        <w:tc>
          <w:tcPr>
            <w:tcW w:w="1668" w:type="dxa"/>
            <w:tcBorders>
              <w:top w:val="nil"/>
              <w:left w:val="nil"/>
              <w:bottom w:val="nil"/>
              <w:right w:val="nil"/>
            </w:tcBorders>
          </w:tcPr>
          <w:p w14:paraId="23202D6B"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247B350B" w14:textId="77777777" w:rsidR="001A6BE4" w:rsidRDefault="001A6BE4">
            <w:pPr>
              <w:spacing w:before="0" w:after="0" w:line="240" w:lineRule="auto"/>
              <w:jc w:val="center"/>
              <w:rPr>
                <w:rFonts w:cs="Arial"/>
              </w:rPr>
            </w:pPr>
          </w:p>
        </w:tc>
      </w:tr>
      <w:tr w:rsidR="001A6BE4" w14:paraId="11CB6872" w14:textId="77777777">
        <w:trPr>
          <w:jc w:val="center"/>
        </w:trPr>
        <w:tc>
          <w:tcPr>
            <w:tcW w:w="1668" w:type="dxa"/>
            <w:tcBorders>
              <w:top w:val="nil"/>
              <w:left w:val="nil"/>
              <w:bottom w:val="nil"/>
              <w:right w:val="nil"/>
            </w:tcBorders>
          </w:tcPr>
          <w:p w14:paraId="39FAFC81"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6CB5B41B" w14:textId="77777777" w:rsidR="001A6BE4" w:rsidRDefault="001A6BE4">
            <w:pPr>
              <w:spacing w:before="0" w:after="0" w:line="240" w:lineRule="auto"/>
              <w:jc w:val="center"/>
              <w:rPr>
                <w:rFonts w:cs="Arial"/>
              </w:rPr>
            </w:pPr>
          </w:p>
        </w:tc>
      </w:tr>
      <w:tr w:rsidR="001A6BE4" w14:paraId="2492F2F6" w14:textId="77777777">
        <w:trPr>
          <w:jc w:val="center"/>
        </w:trPr>
        <w:tc>
          <w:tcPr>
            <w:tcW w:w="1668" w:type="dxa"/>
            <w:tcBorders>
              <w:top w:val="nil"/>
              <w:left w:val="nil"/>
              <w:bottom w:val="nil"/>
              <w:right w:val="nil"/>
            </w:tcBorders>
          </w:tcPr>
          <w:p w14:paraId="4372A1F9"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1FBCAF04" w14:textId="77777777" w:rsidR="001A6BE4" w:rsidRDefault="001A6BE4">
            <w:pPr>
              <w:spacing w:before="0" w:after="0" w:line="240" w:lineRule="auto"/>
              <w:jc w:val="center"/>
              <w:rPr>
                <w:rFonts w:cs="Arial"/>
              </w:rPr>
            </w:pPr>
          </w:p>
        </w:tc>
      </w:tr>
    </w:tbl>
    <w:p w14:paraId="347F9E49" w14:textId="77777777" w:rsidR="001A6BE4" w:rsidRDefault="001A6BE4">
      <w:pPr>
        <w:spacing w:before="0" w:after="0" w:line="240" w:lineRule="auto"/>
        <w:jc w:val="center"/>
        <w:rPr>
          <w:rFonts w:cs="Arial"/>
        </w:rPr>
      </w:pPr>
    </w:p>
    <w:p w14:paraId="1EE824F9" w14:textId="77777777" w:rsidR="001A6BE4" w:rsidRDefault="001A6BE4">
      <w:pPr>
        <w:spacing w:before="0" w:after="0" w:line="240" w:lineRule="auto"/>
        <w:jc w:val="center"/>
        <w:rPr>
          <w:rFonts w:cs="Arial"/>
        </w:rPr>
      </w:pPr>
    </w:p>
    <w:p w14:paraId="4ADF1EC0" w14:textId="77777777" w:rsidR="001A6BE4" w:rsidRDefault="001A6BE4">
      <w:pPr>
        <w:spacing w:before="0" w:after="0" w:line="240" w:lineRule="auto"/>
        <w:jc w:val="center"/>
        <w:rPr>
          <w:rFonts w:cs="Arial"/>
        </w:rPr>
      </w:pPr>
    </w:p>
    <w:p w14:paraId="6CAB91BA" w14:textId="77777777" w:rsidR="001A6BE4" w:rsidRDefault="001A6BE4">
      <w:pPr>
        <w:spacing w:before="0" w:after="0" w:line="240" w:lineRule="auto"/>
        <w:jc w:val="center"/>
        <w:rPr>
          <w:rFonts w:cs="Arial"/>
        </w:rPr>
      </w:pPr>
    </w:p>
    <w:p w14:paraId="0D026E94" w14:textId="77777777" w:rsidR="001A6BE4" w:rsidRDefault="001A6BE4">
      <w:pPr>
        <w:spacing w:before="0" w:after="0" w:line="240" w:lineRule="auto"/>
        <w:jc w:val="center"/>
        <w:rPr>
          <w:rFonts w:cs="Arial"/>
        </w:rPr>
      </w:pPr>
    </w:p>
    <w:p w14:paraId="3158EDB9" w14:textId="77777777" w:rsidR="001A6BE4" w:rsidRDefault="001A6BE4">
      <w:pPr>
        <w:spacing w:before="0" w:after="0" w:line="240" w:lineRule="auto"/>
        <w:jc w:val="center"/>
        <w:rPr>
          <w:rFonts w:cs="Arial"/>
        </w:rPr>
      </w:pPr>
    </w:p>
    <w:p w14:paraId="3BA49066" w14:textId="77777777" w:rsidR="001A6BE4" w:rsidRDefault="001A6BE4">
      <w:pPr>
        <w:spacing w:before="0" w:after="0" w:line="240" w:lineRule="auto"/>
        <w:jc w:val="center"/>
        <w:rPr>
          <w:rFonts w:cs="Arial"/>
        </w:rPr>
      </w:pPr>
    </w:p>
    <w:p w14:paraId="334469C1" w14:textId="77777777" w:rsidR="001A6BE4" w:rsidRDefault="001A6BE4">
      <w:pPr>
        <w:spacing w:before="0" w:after="0" w:line="240" w:lineRule="auto"/>
        <w:jc w:val="center"/>
        <w:rPr>
          <w:rFonts w:cs="Arial"/>
        </w:rPr>
      </w:pPr>
    </w:p>
    <w:p w14:paraId="6299DCA4" w14:textId="77777777" w:rsidR="001A6BE4" w:rsidRDefault="001A6BE4">
      <w:pPr>
        <w:spacing w:before="0" w:after="0" w:line="240" w:lineRule="auto"/>
        <w:jc w:val="center"/>
        <w:rPr>
          <w:rFonts w:cs="Arial"/>
        </w:rPr>
      </w:pPr>
    </w:p>
    <w:p w14:paraId="43B25D04" w14:textId="77777777" w:rsidR="001A6BE4" w:rsidRDefault="001A6BE4">
      <w:pPr>
        <w:spacing w:before="0" w:after="0" w:line="240" w:lineRule="auto"/>
        <w:jc w:val="center"/>
        <w:rPr>
          <w:rFonts w:cs="Arial"/>
        </w:rPr>
      </w:pPr>
    </w:p>
    <w:p w14:paraId="2CA72956" w14:textId="77777777" w:rsidR="001A6BE4" w:rsidRDefault="001A6BE4">
      <w:pPr>
        <w:spacing w:before="0" w:after="0" w:line="240" w:lineRule="auto"/>
        <w:jc w:val="center"/>
        <w:rPr>
          <w:rFonts w:cs="Arial"/>
        </w:rPr>
      </w:pPr>
    </w:p>
    <w:p w14:paraId="23E99BA4" w14:textId="77777777" w:rsidR="001A6BE4" w:rsidRDefault="001A6BE4">
      <w:pPr>
        <w:spacing w:before="0" w:after="0" w:line="240" w:lineRule="auto"/>
        <w:jc w:val="center"/>
        <w:rPr>
          <w:rFonts w:cs="Arial"/>
        </w:rPr>
      </w:pPr>
    </w:p>
    <w:p w14:paraId="54049C6C" w14:textId="77777777" w:rsidR="001A6BE4" w:rsidRDefault="001A6BE4">
      <w:pPr>
        <w:spacing w:before="0" w:after="0" w:line="240" w:lineRule="auto"/>
        <w:jc w:val="center"/>
        <w:rPr>
          <w:rFonts w:cs="Arial"/>
        </w:rPr>
      </w:pPr>
    </w:p>
    <w:p w14:paraId="4FF1BDC4" w14:textId="77777777" w:rsidR="001A6BE4" w:rsidRDefault="001A6BE4">
      <w:pPr>
        <w:spacing w:before="0" w:after="0" w:line="240" w:lineRule="auto"/>
        <w:jc w:val="center"/>
        <w:rPr>
          <w:rFonts w:cs="Arial"/>
        </w:rPr>
      </w:pPr>
    </w:p>
    <w:p w14:paraId="0809DC93" w14:textId="77777777" w:rsidR="001A6BE4" w:rsidRDefault="001A6BE4">
      <w:pPr>
        <w:spacing w:before="0" w:after="0" w:line="240" w:lineRule="auto"/>
        <w:jc w:val="center"/>
        <w:rPr>
          <w:rFonts w:cs="Arial"/>
        </w:rPr>
      </w:pPr>
    </w:p>
    <w:p w14:paraId="7D5FBB1B" w14:textId="77777777" w:rsidR="001A6BE4" w:rsidRDefault="001A6BE4">
      <w:pPr>
        <w:spacing w:before="0" w:after="0" w:line="240" w:lineRule="auto"/>
        <w:jc w:val="center"/>
        <w:rPr>
          <w:rFonts w:cs="Arial"/>
        </w:rPr>
      </w:pPr>
    </w:p>
    <w:p w14:paraId="5C99F47E" w14:textId="77777777" w:rsidR="001A6BE4" w:rsidRDefault="00BF4BB7">
      <w:pPr>
        <w:spacing w:before="0" w:after="0" w:line="240" w:lineRule="auto"/>
        <w:jc w:val="center"/>
        <w:rPr>
          <w:rFonts w:cs="Arial"/>
        </w:rPr>
      </w:pPr>
      <w:r>
        <w:rPr>
          <w:rFonts w:cs="Arial"/>
        </w:rPr>
        <w:t>Assis/SP</w:t>
      </w:r>
    </w:p>
    <w:p w14:paraId="19455F04" w14:textId="77777777" w:rsidR="001A6BE4" w:rsidRDefault="00BF4BB7">
      <w:pPr>
        <w:spacing w:before="0" w:after="160" w:line="259" w:lineRule="auto"/>
        <w:jc w:val="center"/>
        <w:rPr>
          <w:rFonts w:cs="Arial"/>
          <w:b/>
          <w:sz w:val="28"/>
        </w:rPr>
      </w:pPr>
      <w:r>
        <w:rPr>
          <w:rFonts w:cs="Arial"/>
        </w:rPr>
        <w:t>2026</w:t>
      </w:r>
      <w:r>
        <w:br w:type="page"/>
      </w:r>
    </w:p>
    <w:p w14:paraId="155ADCBF" w14:textId="77777777" w:rsidR="001A6BE4" w:rsidRDefault="00BF4BB7">
      <w:pPr>
        <w:spacing w:before="0" w:after="960" w:line="240" w:lineRule="auto"/>
        <w:jc w:val="center"/>
        <w:rPr>
          <w:rFonts w:cs="Arial"/>
          <w:b/>
          <w:caps/>
          <w:sz w:val="28"/>
        </w:rPr>
      </w:pPr>
      <w:r>
        <w:rPr>
          <w:rFonts w:cs="Arial"/>
          <w:b/>
          <w:caps/>
          <w:sz w:val="28"/>
        </w:rPr>
        <w:lastRenderedPageBreak/>
        <w:t>dedicatória</w:t>
      </w:r>
    </w:p>
    <w:p w14:paraId="59D33904" w14:textId="39ED7FE5" w:rsidR="001A6BE4" w:rsidRDefault="00976FFE">
      <w:pPr>
        <w:spacing w:before="0" w:after="160" w:line="259" w:lineRule="auto"/>
        <w:jc w:val="left"/>
        <w:rPr>
          <w:rFonts w:cs="Arial"/>
          <w:b/>
          <w:sz w:val="28"/>
        </w:rPr>
      </w:pPr>
      <w:r>
        <w:rPr>
          <w:noProof/>
        </w:rPr>
        <mc:AlternateContent>
          <mc:Choice Requires="wps">
            <w:drawing>
              <wp:anchor distT="45720" distB="45720" distL="113665" distR="122555" simplePos="0" relativeHeight="7" behindDoc="0" locked="0" layoutInCell="0" allowOverlap="1" wp14:anchorId="2E7F87B4" wp14:editId="18BD86EA">
                <wp:simplePos x="0" y="0"/>
                <wp:positionH relativeFrom="margin">
                  <wp:posOffset>2557145</wp:posOffset>
                </wp:positionH>
                <wp:positionV relativeFrom="margin">
                  <wp:posOffset>6781165</wp:posOffset>
                </wp:positionV>
                <wp:extent cx="3535045" cy="26670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26670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E7F87B4" id="Caixa de Texto 2" o:spid="_x0000_s1027" style="position:absolute;margin-left:201.35pt;margin-top:533.95pt;width:278.35pt;height:21pt;z-index:7;visibility:visible;mso-wrap-style:square;mso-width-percent:0;mso-height-percent:200;mso-wrap-distance-left:8.95pt;mso-wrap-distance-top:3.6pt;mso-wrap-distance-right:9.65pt;mso-wrap-distance-bottom:3.6pt;mso-position-horizontal:absolute;mso-position-horizontal-relative:margin;mso-position-vertical:absolute;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" o:allowincell="f" stroked="f">
                <v:textbox style="mso-fit-shape-to-text:t">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v:textbox>
                <w10:wrap type="square" anchorx="margin" anchory="margin"/>
              </v:rect>
            </w:pict>
          </mc:Fallback>
        </mc:AlternateContent>
      </w:r>
      <w:r w:rsidR="00BF4BB7">
        <w:br w:type="page"/>
      </w:r>
    </w:p>
    <w:p w14:paraId="173F400C" w14:textId="77777777" w:rsidR="001A6BE4" w:rsidRDefault="00BF4BB7">
      <w:pPr>
        <w:spacing w:before="0" w:after="960" w:line="240" w:lineRule="auto"/>
        <w:jc w:val="center"/>
        <w:rPr>
          <w:rFonts w:cs="Arial"/>
          <w:b/>
          <w:caps/>
          <w:sz w:val="28"/>
        </w:rPr>
      </w:pPr>
      <w:r>
        <w:rPr>
          <w:rFonts w:cs="Arial"/>
          <w:b/>
          <w:caps/>
          <w:sz w:val="28"/>
        </w:rPr>
        <w:lastRenderedPageBreak/>
        <w:t>Agradecimentos</w:t>
      </w:r>
    </w:p>
    <w:p w14:paraId="7088CDEB" w14:textId="77777777" w:rsidR="001A6BE4" w:rsidRDefault="00BF4BB7">
      <w:pPr>
        <w:spacing w:before="0" w:after="160" w:line="259" w:lineRule="auto"/>
        <w:jc w:val="left"/>
        <w:rPr>
          <w:rFonts w:cs="Arial"/>
          <w:b/>
          <w:sz w:val="28"/>
        </w:rPr>
      </w:pPr>
      <w:r>
        <w:br w:type="page"/>
      </w:r>
    </w:p>
    <w:p w14:paraId="4B50AE1A" w14:textId="4D91F840" w:rsidR="001A6BE4" w:rsidRDefault="00976FFE">
      <w:pPr>
        <w:spacing w:before="0" w:after="160" w:line="259" w:lineRule="auto"/>
        <w:jc w:val="left"/>
        <w:rPr>
          <w:rFonts w:cs="Arial"/>
          <w:b/>
          <w:sz w:val="28"/>
        </w:rPr>
      </w:pPr>
      <w:r>
        <w:rPr>
          <w:noProof/>
        </w:rPr>
        <w:lastRenderedPageBreak/>
        <mc:AlternateContent>
          <mc:Choice Requires="wps">
            <w:drawing>
              <wp:anchor distT="45720" distB="45720" distL="113665" distR="122555" simplePos="0" relativeHeight="9" behindDoc="0" locked="0" layoutInCell="0" allowOverlap="1" wp14:anchorId="210C9519" wp14:editId="6DD2DDC0">
                <wp:simplePos x="0" y="0"/>
                <wp:positionH relativeFrom="margin">
                  <wp:align>right</wp:align>
                </wp:positionH>
                <wp:positionV relativeFrom="margin">
                  <wp:align>bottom</wp:align>
                </wp:positionV>
                <wp:extent cx="3535045" cy="441960"/>
                <wp:effectExtent l="0" t="0" r="0" b="0"/>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44196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10C9519" id="_x0000_s1028" style="position:absolute;margin-left:227.15pt;margin-top:0;width:278.35pt;height:34.8pt;z-index:9;visibility:visible;mso-wrap-style:square;mso-width-percent:0;mso-height-percent:200;mso-wrap-distance-left:8.95pt;mso-wrap-distance-top:3.6pt;mso-wrap-distance-right:9.65pt;mso-wrap-distance-bottom:3.6pt;mso-position-horizontal:right;mso-position-horizontal-relative:margin;mso-position-vertical:bottom;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" o:allowincell="f" stroked="f">
                <v:textbox style="mso-fit-shape-to-text:t">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v:textbox>
                <w10:wrap type="square" anchorx="margin" anchory="margin"/>
              </v:rect>
            </w:pict>
          </mc:Fallback>
        </mc:AlternateContent>
      </w:r>
      <w:r w:rsidR="00BF4BB7">
        <w:br w:type="page"/>
      </w:r>
    </w:p>
    <w:p w14:paraId="6FBD34AF" w14:textId="77777777" w:rsidR="00421E06" w:rsidRDefault="00BF4BB7" w:rsidP="00421E06">
      <w:pPr>
        <w:spacing w:before="0" w:after="960" w:line="240" w:lineRule="auto"/>
        <w:jc w:val="center"/>
        <w:rPr>
          <w:rFonts w:cs="Arial"/>
          <w:b/>
          <w:caps/>
          <w:sz w:val="28"/>
        </w:rPr>
      </w:pPr>
      <w:r>
        <w:rPr>
          <w:rFonts w:cs="Arial"/>
          <w:b/>
          <w:caps/>
          <w:sz w:val="28"/>
        </w:rPr>
        <w:lastRenderedPageBreak/>
        <w:t>Resumo</w:t>
      </w:r>
    </w:p>
    <w:p w14:paraId="1C3E3B41" w14:textId="0B42AB9C" w:rsidR="001A6BE4" w:rsidRDefault="00BF4BB7" w:rsidP="00DF3C10">
      <w:pPr>
        <w:spacing w:before="0" w:after="960"/>
        <w:rPr>
          <w:b/>
        </w:rPr>
      </w:pPr>
      <w:r>
        <w:t>O presente trabalho visa o desenvolvimento da aplicação “Carteira Médica</w:t>
      </w:r>
      <w:r w:rsidR="00BF4E29">
        <w:t xml:space="preserve"> </w:t>
      </w:r>
      <w:r>
        <w:t xml:space="preserve">Digital”, que </w:t>
      </w:r>
      <w:ins w:id="3" w:author="Douglas Cunha" w:date="2026-03-30T14:19:00Z" w16du:dateUtc="2026-03-30T17:19:00Z">
        <w:r w:rsidR="00726DA8">
          <w:t xml:space="preserve">tem </w:t>
        </w:r>
      </w:ins>
      <w:del w:id="4" w:author="Douglas Cunha" w:date="2026-03-30T14:19:00Z" w16du:dateUtc="2026-03-30T17:19:00Z">
        <w:r w:rsidDel="00726DA8">
          <w:delText>possui</w:delText>
        </w:r>
      </w:del>
      <w:r>
        <w:t xml:space="preserve"> como objetivo permitir que o paciente seja o detentor de todo seu</w:t>
      </w:r>
      <w:r w:rsidR="00BF4E29">
        <w:t xml:space="preserve"> </w:t>
      </w:r>
      <w:r>
        <w:t>histórico médico e dessa maneira centralizar o armazenamento e consulta de todas as</w:t>
      </w:r>
      <w:r w:rsidR="00BF4E29">
        <w:t xml:space="preserve"> </w:t>
      </w:r>
      <w:r>
        <w:t>informações médicas pessoais. O desenvolvimento seguirá normas e práticas da</w:t>
      </w:r>
      <w:r w:rsidR="00BF4E29">
        <w:t xml:space="preserve"> </w:t>
      </w:r>
      <w:r>
        <w:t>Engenharia de Software, utilizará Java, Typescript, como framework Spring Boot e Angular, contará com APIs do Google e terá todo seu ciclo de vida versionado utilizando práticas da cultura DevOps. A vantagem do sistema será de servir a qualquer usuário que tiver um browser e acesso à internet.</w:t>
      </w:r>
      <w:r w:rsidR="00DF3C10">
        <w:br/>
      </w:r>
      <w:r>
        <w:rPr>
          <w:b/>
        </w:rPr>
        <w:t>Palavras-chave: Gestão Médica; Prontuário Eletrônico do Paciente; Aplicativo; Java; DevOps;</w:t>
      </w:r>
    </w:p>
    <w:p w14:paraId="1A73F093" w14:textId="77777777" w:rsidR="001A6BE4" w:rsidRDefault="00BF4BB7">
      <w:r>
        <w:br w:type="page"/>
      </w:r>
    </w:p>
    <w:p w14:paraId="6CE10793" w14:textId="77777777" w:rsidR="001A6BE4" w:rsidRPr="00A53A65" w:rsidRDefault="00BF4BB7">
      <w:pPr>
        <w:spacing w:before="0" w:after="960" w:line="240" w:lineRule="auto"/>
        <w:jc w:val="center"/>
        <w:rPr>
          <w:rFonts w:cs="Arial"/>
          <w:b/>
          <w:caps/>
          <w:sz w:val="28"/>
          <w:lang w:val="en-US"/>
        </w:rPr>
      </w:pPr>
      <w:r w:rsidRPr="00A53A65">
        <w:rPr>
          <w:rFonts w:cs="Arial"/>
          <w:b/>
          <w:caps/>
          <w:sz w:val="28"/>
          <w:lang w:val="en-US"/>
        </w:rPr>
        <w:lastRenderedPageBreak/>
        <w:t>abstract</w:t>
      </w:r>
    </w:p>
    <w:p w14:paraId="0FEC79E2" w14:textId="77777777" w:rsidR="001A6BE4" w:rsidRPr="00BF4E29" w:rsidRDefault="00BF4BB7" w:rsidP="00DF3C10">
      <w:pPr>
        <w:spacing w:before="0" w:after="0"/>
        <w:rPr>
          <w:lang w:val="en-US"/>
        </w:rPr>
      </w:pPr>
      <w:r w:rsidRPr="00BF4E29">
        <w:rPr>
          <w:lang w:val="en-US"/>
        </w:rPr>
        <w:t xml:space="preserve">This work aims to develop the application </w:t>
      </w:r>
      <w:r w:rsidRPr="00BF4E29">
        <w:rPr>
          <w:rStyle w:val="Forte"/>
          <w:lang w:val="en-US"/>
        </w:rPr>
        <w:t>“</w:t>
      </w:r>
      <w:r w:rsidRPr="00BF4E29">
        <w:rPr>
          <w:rStyle w:val="Forte"/>
          <w:b w:val="0"/>
          <w:bCs w:val="0"/>
          <w:lang w:val="en-US"/>
        </w:rPr>
        <w:t>Digital Medical Wallet</w:t>
      </w:r>
      <w:r w:rsidRPr="00BF4E29">
        <w:rPr>
          <w:rStyle w:val="Forte"/>
          <w:lang w:val="en-US"/>
        </w:rPr>
        <w:t>”</w:t>
      </w:r>
      <w:r w:rsidRPr="00BF4E29">
        <w:rPr>
          <w:lang w:val="en-US"/>
        </w:rPr>
        <w:t xml:space="preserve">, whose objective is to allow the patient to be the holder of their entire medical history and thus centralize the storage and access to all personal medical information. The development will follow </w:t>
      </w:r>
      <w:r w:rsidRPr="00BF4E29">
        <w:rPr>
          <w:rStyle w:val="Forte"/>
          <w:b w:val="0"/>
          <w:bCs w:val="0"/>
          <w:lang w:val="en-US"/>
        </w:rPr>
        <w:t>Software Engineering</w:t>
      </w:r>
      <w:r w:rsidRPr="00BF4E29">
        <w:rPr>
          <w:lang w:val="en-US"/>
        </w:rPr>
        <w:t xml:space="preserve"> standards and practices, using </w:t>
      </w:r>
      <w:r w:rsidRPr="00BF4E29">
        <w:rPr>
          <w:rStyle w:val="Forte"/>
          <w:b w:val="0"/>
          <w:bCs w:val="0"/>
          <w:lang w:val="en-US"/>
        </w:rPr>
        <w:t>Java</w:t>
      </w:r>
      <w:r w:rsidRPr="00BF4E29">
        <w:rPr>
          <w:lang w:val="en-US"/>
        </w:rPr>
        <w:t xml:space="preserve"> and </w:t>
      </w:r>
      <w:r w:rsidRPr="00BF4E29">
        <w:rPr>
          <w:rStyle w:val="Forte"/>
          <w:b w:val="0"/>
          <w:bCs w:val="0"/>
          <w:lang w:val="en-US"/>
        </w:rPr>
        <w:t>TypeScript</w:t>
      </w:r>
      <w:r w:rsidRPr="00BF4E29">
        <w:rPr>
          <w:lang w:val="en-US"/>
        </w:rPr>
        <w:t xml:space="preserve">, with the </w:t>
      </w:r>
      <w:r w:rsidRPr="00BF4E29">
        <w:rPr>
          <w:rStyle w:val="Forte"/>
          <w:b w:val="0"/>
          <w:bCs w:val="0"/>
          <w:lang w:val="en-US"/>
        </w:rPr>
        <w:t>Spring Boot</w:t>
      </w:r>
      <w:r w:rsidRPr="00BF4E29">
        <w:rPr>
          <w:lang w:val="en-US"/>
        </w:rPr>
        <w:t xml:space="preserve"> and </w:t>
      </w:r>
      <w:r w:rsidRPr="00BF4E29">
        <w:rPr>
          <w:rStyle w:val="Forte"/>
          <w:b w:val="0"/>
          <w:bCs w:val="0"/>
          <w:lang w:val="en-US"/>
        </w:rPr>
        <w:t>Angular</w:t>
      </w:r>
      <w:r w:rsidRPr="00BF4E29">
        <w:rPr>
          <w:lang w:val="en-US"/>
        </w:rPr>
        <w:t xml:space="preserve"> frameworks. It will integrate </w:t>
      </w:r>
      <w:r w:rsidRPr="00BF4E29">
        <w:rPr>
          <w:rStyle w:val="Forte"/>
          <w:b w:val="0"/>
          <w:bCs w:val="0"/>
          <w:lang w:val="en-US"/>
        </w:rPr>
        <w:t>Google APIs</w:t>
      </w:r>
      <w:r w:rsidRPr="00BF4E29">
        <w:rPr>
          <w:lang w:val="en-US"/>
        </w:rPr>
        <w:t xml:space="preserve"> and have its entire lifecycle versioned using </w:t>
      </w:r>
      <w:r w:rsidRPr="00BF4E29">
        <w:rPr>
          <w:rStyle w:val="Forte"/>
          <w:b w:val="0"/>
          <w:bCs w:val="0"/>
          <w:lang w:val="en-US"/>
        </w:rPr>
        <w:t>DevOps culture practices</w:t>
      </w:r>
      <w:r w:rsidRPr="00BF4E29">
        <w:rPr>
          <w:lang w:val="en-US"/>
        </w:rPr>
        <w:t>. The advantage of the system is that it can serve any user who has a browser and internet access.</w:t>
      </w:r>
    </w:p>
    <w:p w14:paraId="7E0C80BB" w14:textId="77777777" w:rsidR="001A6BE4" w:rsidRPr="00A53A65" w:rsidRDefault="00BF4BB7" w:rsidP="00DF3C10">
      <w:pPr>
        <w:spacing w:before="0" w:after="0"/>
        <w:rPr>
          <w:lang w:val="en-US"/>
        </w:rPr>
      </w:pPr>
      <w:r w:rsidRPr="00A53A65">
        <w:rPr>
          <w:b/>
          <w:lang w:val="en-US"/>
        </w:rPr>
        <w:t xml:space="preserve">Keywords: </w:t>
      </w:r>
      <w:r w:rsidRPr="00A53A65">
        <w:rPr>
          <w:b/>
          <w:bCs/>
          <w:lang w:val="en-US"/>
        </w:rPr>
        <w:t>Medical Management; Electronic Patient Record; Application; Java; DevOps.</w:t>
      </w:r>
    </w:p>
    <w:p w14:paraId="40B37786" w14:textId="77777777" w:rsidR="001A6BE4" w:rsidRPr="00A53A65" w:rsidRDefault="00BF4BB7">
      <w:pPr>
        <w:rPr>
          <w:lang w:val="en-US"/>
        </w:rPr>
      </w:pPr>
      <w:r w:rsidRPr="00A53A65">
        <w:rPr>
          <w:lang w:val="en-US"/>
        </w:rPr>
        <w:br w:type="page"/>
      </w:r>
    </w:p>
    <w:p w14:paraId="0A321ABF" w14:textId="160B76F8" w:rsidR="001A6BE4" w:rsidRDefault="00BF4BB7" w:rsidP="0027062E">
      <w:pPr>
        <w:spacing w:before="0" w:after="960" w:line="240" w:lineRule="auto"/>
        <w:jc w:val="center"/>
        <w:rPr>
          <w:rFonts w:cs="Arial"/>
          <w:b/>
          <w:caps/>
          <w:sz w:val="28"/>
        </w:rPr>
      </w:pPr>
      <w:r>
        <w:rPr>
          <w:rFonts w:cs="Arial"/>
          <w:b/>
          <w:caps/>
          <w:sz w:val="28"/>
        </w:rPr>
        <w:lastRenderedPageBreak/>
        <w:t>Lista de ilustrações</w:t>
      </w:r>
    </w:p>
    <w:p w14:paraId="3947658B" w14:textId="7A4F932A" w:rsidR="00DF3C10" w:rsidRDefault="00DF3C10">
      <w:pPr>
        <w:pStyle w:val="ndicedeilustraes"/>
        <w:tabs>
          <w:tab w:val="right" w:leader="dot" w:pos="9628"/>
        </w:tabs>
        <w:rPr>
          <w:rFonts w:asciiTheme="minorHAnsi" w:eastAsiaTheme="minorEastAsia" w:hAnsiTheme="minorHAnsi"/>
          <w:noProof/>
          <w:sz w:val="22"/>
          <w:lang w:eastAsia="pt-BR"/>
        </w:rPr>
      </w:pPr>
      <w:r>
        <w:rPr>
          <w:rFonts w:cs="Arial"/>
          <w:b/>
          <w:caps/>
          <w:sz w:val="28"/>
        </w:rPr>
        <w:fldChar w:fldCharType="begin"/>
      </w:r>
      <w:r>
        <w:rPr>
          <w:rFonts w:cs="Arial"/>
          <w:b/>
          <w:caps/>
          <w:sz w:val="28"/>
        </w:rPr>
        <w:instrText xml:space="preserve"> TOC \h \z \c "Figura" </w:instrText>
      </w:r>
      <w:r>
        <w:rPr>
          <w:rFonts w:cs="Arial"/>
          <w:b/>
          <w:caps/>
          <w:sz w:val="28"/>
        </w:rPr>
        <w:fldChar w:fldCharType="separate"/>
      </w:r>
      <w:hyperlink w:anchor="_Toc224293133" w:history="1">
        <w:r w:rsidRPr="00323F2E">
          <w:rPr>
            <w:rStyle w:val="Hyperlink"/>
            <w:noProof/>
          </w:rPr>
          <w:t>Figura 1: Mapa Mental da Aplicação</w:t>
        </w:r>
        <w:r>
          <w:rPr>
            <w:noProof/>
            <w:webHidden/>
          </w:rPr>
          <w:tab/>
        </w:r>
        <w:r>
          <w:rPr>
            <w:noProof/>
            <w:webHidden/>
          </w:rPr>
          <w:fldChar w:fldCharType="begin"/>
        </w:r>
        <w:r>
          <w:rPr>
            <w:noProof/>
            <w:webHidden/>
          </w:rPr>
          <w:instrText xml:space="preserve"> PAGEREF _Toc224293133 \h </w:instrText>
        </w:r>
        <w:r>
          <w:rPr>
            <w:noProof/>
            <w:webHidden/>
          </w:rPr>
        </w:r>
        <w:r>
          <w:rPr>
            <w:noProof/>
            <w:webHidden/>
          </w:rPr>
          <w:fldChar w:fldCharType="separate"/>
        </w:r>
        <w:r>
          <w:rPr>
            <w:noProof/>
            <w:webHidden/>
          </w:rPr>
          <w:t>28</w:t>
        </w:r>
        <w:r>
          <w:rPr>
            <w:noProof/>
            <w:webHidden/>
          </w:rPr>
          <w:fldChar w:fldCharType="end"/>
        </w:r>
      </w:hyperlink>
    </w:p>
    <w:p w14:paraId="030F63FC" w14:textId="0192B2E3" w:rsidR="00DF3C10" w:rsidRDefault="00DF3C10">
      <w:pPr>
        <w:pStyle w:val="ndicedeilustraes"/>
        <w:tabs>
          <w:tab w:val="right" w:leader="dot" w:pos="9628"/>
        </w:tabs>
        <w:rPr>
          <w:rFonts w:asciiTheme="minorHAnsi" w:eastAsiaTheme="minorEastAsia" w:hAnsiTheme="minorHAnsi"/>
          <w:noProof/>
          <w:sz w:val="22"/>
          <w:lang w:eastAsia="pt-BR"/>
        </w:rPr>
      </w:pPr>
      <w:hyperlink r:id="rId9" w:anchor="_Toc224293134" w:history="1">
        <w:r w:rsidRPr="00323F2E">
          <w:rPr>
            <w:rStyle w:val="Hyperlink"/>
            <w:noProof/>
          </w:rPr>
          <w:t>Figura 2: Estrutura Analítica do Projeto (EAP)</w:t>
        </w:r>
        <w:r>
          <w:rPr>
            <w:noProof/>
            <w:webHidden/>
          </w:rPr>
          <w:tab/>
        </w:r>
        <w:r>
          <w:rPr>
            <w:noProof/>
            <w:webHidden/>
          </w:rPr>
          <w:fldChar w:fldCharType="begin"/>
        </w:r>
        <w:r>
          <w:rPr>
            <w:noProof/>
            <w:webHidden/>
          </w:rPr>
          <w:instrText xml:space="preserve"> PAGEREF _Toc224293134 \h </w:instrText>
        </w:r>
        <w:r>
          <w:rPr>
            <w:noProof/>
            <w:webHidden/>
          </w:rPr>
        </w:r>
        <w:r>
          <w:rPr>
            <w:noProof/>
            <w:webHidden/>
          </w:rPr>
          <w:fldChar w:fldCharType="separate"/>
        </w:r>
        <w:r>
          <w:rPr>
            <w:noProof/>
            <w:webHidden/>
          </w:rPr>
          <w:t>28</w:t>
        </w:r>
        <w:r>
          <w:rPr>
            <w:noProof/>
            <w:webHidden/>
          </w:rPr>
          <w:fldChar w:fldCharType="end"/>
        </w:r>
      </w:hyperlink>
    </w:p>
    <w:p w14:paraId="007B6FE6" w14:textId="6A2E3858"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5" w:history="1">
        <w:r w:rsidRPr="00323F2E">
          <w:rPr>
            <w:rStyle w:val="Hyperlink"/>
            <w:noProof/>
          </w:rPr>
          <w:t>Figura 3: Diagrama de Casos de Uso do Sistema</w:t>
        </w:r>
        <w:r>
          <w:rPr>
            <w:noProof/>
            <w:webHidden/>
          </w:rPr>
          <w:tab/>
        </w:r>
        <w:r>
          <w:rPr>
            <w:noProof/>
            <w:webHidden/>
          </w:rPr>
          <w:fldChar w:fldCharType="begin"/>
        </w:r>
        <w:r>
          <w:rPr>
            <w:noProof/>
            <w:webHidden/>
          </w:rPr>
          <w:instrText xml:space="preserve"> PAGEREF _Toc224293135 \h </w:instrText>
        </w:r>
        <w:r>
          <w:rPr>
            <w:noProof/>
            <w:webHidden/>
          </w:rPr>
        </w:r>
        <w:r>
          <w:rPr>
            <w:noProof/>
            <w:webHidden/>
          </w:rPr>
          <w:fldChar w:fldCharType="separate"/>
        </w:r>
        <w:r>
          <w:rPr>
            <w:noProof/>
            <w:webHidden/>
          </w:rPr>
          <w:t>29</w:t>
        </w:r>
        <w:r>
          <w:rPr>
            <w:noProof/>
            <w:webHidden/>
          </w:rPr>
          <w:fldChar w:fldCharType="end"/>
        </w:r>
      </w:hyperlink>
    </w:p>
    <w:p w14:paraId="1A808AA0" w14:textId="3AE9E01D" w:rsidR="00DF3C10" w:rsidRDefault="00DF3C10">
      <w:pPr>
        <w:pStyle w:val="ndicedeilustraes"/>
        <w:tabs>
          <w:tab w:val="right" w:leader="dot" w:pos="9628"/>
        </w:tabs>
        <w:rPr>
          <w:rFonts w:asciiTheme="minorHAnsi" w:eastAsiaTheme="minorEastAsia" w:hAnsiTheme="minorHAnsi"/>
          <w:noProof/>
          <w:sz w:val="22"/>
          <w:lang w:eastAsia="pt-BR"/>
        </w:rPr>
      </w:pPr>
      <w:hyperlink r:id="rId10" w:anchor="_Toc224293136" w:history="1">
        <w:r w:rsidRPr="00323F2E">
          <w:rPr>
            <w:rStyle w:val="Hyperlink"/>
            <w:noProof/>
          </w:rPr>
          <w:t>Figura 4: Diagrama de Entidade-Relacionamento</w:t>
        </w:r>
        <w:r>
          <w:rPr>
            <w:noProof/>
            <w:webHidden/>
          </w:rPr>
          <w:tab/>
        </w:r>
        <w:r>
          <w:rPr>
            <w:noProof/>
            <w:webHidden/>
          </w:rPr>
          <w:fldChar w:fldCharType="begin"/>
        </w:r>
        <w:r>
          <w:rPr>
            <w:noProof/>
            <w:webHidden/>
          </w:rPr>
          <w:instrText xml:space="preserve"> PAGEREF _Toc224293136 \h </w:instrText>
        </w:r>
        <w:r>
          <w:rPr>
            <w:noProof/>
            <w:webHidden/>
          </w:rPr>
        </w:r>
        <w:r>
          <w:rPr>
            <w:noProof/>
            <w:webHidden/>
          </w:rPr>
          <w:fldChar w:fldCharType="separate"/>
        </w:r>
        <w:r>
          <w:rPr>
            <w:noProof/>
            <w:webHidden/>
          </w:rPr>
          <w:t>30</w:t>
        </w:r>
        <w:r>
          <w:rPr>
            <w:noProof/>
            <w:webHidden/>
          </w:rPr>
          <w:fldChar w:fldCharType="end"/>
        </w:r>
      </w:hyperlink>
    </w:p>
    <w:p w14:paraId="5052CBD9" w14:textId="2075C453"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7" w:history="1">
        <w:r w:rsidRPr="00323F2E">
          <w:rPr>
            <w:rStyle w:val="Hyperlink"/>
            <w:noProof/>
          </w:rPr>
          <w:t>Figura 5: Diagrama de Classes UML</w:t>
        </w:r>
        <w:r>
          <w:rPr>
            <w:noProof/>
            <w:webHidden/>
          </w:rPr>
          <w:tab/>
        </w:r>
        <w:r>
          <w:rPr>
            <w:noProof/>
            <w:webHidden/>
          </w:rPr>
          <w:fldChar w:fldCharType="begin"/>
        </w:r>
        <w:r>
          <w:rPr>
            <w:noProof/>
            <w:webHidden/>
          </w:rPr>
          <w:instrText xml:space="preserve"> PAGEREF _Toc224293137 \h </w:instrText>
        </w:r>
        <w:r>
          <w:rPr>
            <w:noProof/>
            <w:webHidden/>
          </w:rPr>
        </w:r>
        <w:r>
          <w:rPr>
            <w:noProof/>
            <w:webHidden/>
          </w:rPr>
          <w:fldChar w:fldCharType="separate"/>
        </w:r>
        <w:r>
          <w:rPr>
            <w:noProof/>
            <w:webHidden/>
          </w:rPr>
          <w:t>31</w:t>
        </w:r>
        <w:r>
          <w:rPr>
            <w:noProof/>
            <w:webHidden/>
          </w:rPr>
          <w:fldChar w:fldCharType="end"/>
        </w:r>
      </w:hyperlink>
    </w:p>
    <w:p w14:paraId="13632599" w14:textId="26120792"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8" w:history="1">
        <w:r w:rsidRPr="00323F2E">
          <w:rPr>
            <w:rStyle w:val="Hyperlink"/>
            <w:noProof/>
          </w:rPr>
          <w:t>Figura 6: Tela de Login</w:t>
        </w:r>
        <w:r>
          <w:rPr>
            <w:noProof/>
            <w:webHidden/>
          </w:rPr>
          <w:tab/>
        </w:r>
        <w:r>
          <w:rPr>
            <w:noProof/>
            <w:webHidden/>
          </w:rPr>
          <w:fldChar w:fldCharType="begin"/>
        </w:r>
        <w:r>
          <w:rPr>
            <w:noProof/>
            <w:webHidden/>
          </w:rPr>
          <w:instrText xml:space="preserve"> PAGEREF _Toc224293138 \h </w:instrText>
        </w:r>
        <w:r>
          <w:rPr>
            <w:noProof/>
            <w:webHidden/>
          </w:rPr>
        </w:r>
        <w:r>
          <w:rPr>
            <w:noProof/>
            <w:webHidden/>
          </w:rPr>
          <w:fldChar w:fldCharType="separate"/>
        </w:r>
        <w:r>
          <w:rPr>
            <w:noProof/>
            <w:webHidden/>
          </w:rPr>
          <w:t>38</w:t>
        </w:r>
        <w:r>
          <w:rPr>
            <w:noProof/>
            <w:webHidden/>
          </w:rPr>
          <w:fldChar w:fldCharType="end"/>
        </w:r>
      </w:hyperlink>
    </w:p>
    <w:p w14:paraId="5DA61B7F" w14:textId="3F1A1DBB"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9" w:history="1">
        <w:r w:rsidRPr="00323F2E">
          <w:rPr>
            <w:rStyle w:val="Hyperlink"/>
            <w:noProof/>
          </w:rPr>
          <w:t>Figura 7: Tela de Cadastro de Perfil</w:t>
        </w:r>
        <w:r>
          <w:rPr>
            <w:noProof/>
            <w:webHidden/>
          </w:rPr>
          <w:tab/>
        </w:r>
        <w:r>
          <w:rPr>
            <w:noProof/>
            <w:webHidden/>
          </w:rPr>
          <w:fldChar w:fldCharType="begin"/>
        </w:r>
        <w:r>
          <w:rPr>
            <w:noProof/>
            <w:webHidden/>
          </w:rPr>
          <w:instrText xml:space="preserve"> PAGEREF _Toc224293139 \h </w:instrText>
        </w:r>
        <w:r>
          <w:rPr>
            <w:noProof/>
            <w:webHidden/>
          </w:rPr>
        </w:r>
        <w:r>
          <w:rPr>
            <w:noProof/>
            <w:webHidden/>
          </w:rPr>
          <w:fldChar w:fldCharType="separate"/>
        </w:r>
        <w:r>
          <w:rPr>
            <w:noProof/>
            <w:webHidden/>
          </w:rPr>
          <w:t>39</w:t>
        </w:r>
        <w:r>
          <w:rPr>
            <w:noProof/>
            <w:webHidden/>
          </w:rPr>
          <w:fldChar w:fldCharType="end"/>
        </w:r>
      </w:hyperlink>
    </w:p>
    <w:p w14:paraId="4879CAD3" w14:textId="269CDB26"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0" w:history="1">
        <w:r w:rsidRPr="00323F2E">
          <w:rPr>
            <w:rStyle w:val="Hyperlink"/>
            <w:noProof/>
          </w:rPr>
          <w:t>Figura 8: Tela Principal de Agendamento</w:t>
        </w:r>
        <w:r>
          <w:rPr>
            <w:noProof/>
            <w:webHidden/>
          </w:rPr>
          <w:tab/>
        </w:r>
        <w:r>
          <w:rPr>
            <w:noProof/>
            <w:webHidden/>
          </w:rPr>
          <w:fldChar w:fldCharType="begin"/>
        </w:r>
        <w:r>
          <w:rPr>
            <w:noProof/>
            <w:webHidden/>
          </w:rPr>
          <w:instrText xml:space="preserve"> PAGEREF _Toc224293140 \h </w:instrText>
        </w:r>
        <w:r>
          <w:rPr>
            <w:noProof/>
            <w:webHidden/>
          </w:rPr>
        </w:r>
        <w:r>
          <w:rPr>
            <w:noProof/>
            <w:webHidden/>
          </w:rPr>
          <w:fldChar w:fldCharType="separate"/>
        </w:r>
        <w:r>
          <w:rPr>
            <w:noProof/>
            <w:webHidden/>
          </w:rPr>
          <w:t>40</w:t>
        </w:r>
        <w:r>
          <w:rPr>
            <w:noProof/>
            <w:webHidden/>
          </w:rPr>
          <w:fldChar w:fldCharType="end"/>
        </w:r>
      </w:hyperlink>
    </w:p>
    <w:p w14:paraId="0366EBE1" w14:textId="778A08B6"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1" w:history="1">
        <w:r w:rsidRPr="00323F2E">
          <w:rPr>
            <w:rStyle w:val="Hyperlink"/>
            <w:noProof/>
          </w:rPr>
          <w:t>Figura 9: Tela de Prontuário Pessoal</w:t>
        </w:r>
        <w:r>
          <w:rPr>
            <w:noProof/>
            <w:webHidden/>
          </w:rPr>
          <w:tab/>
        </w:r>
        <w:r>
          <w:rPr>
            <w:noProof/>
            <w:webHidden/>
          </w:rPr>
          <w:fldChar w:fldCharType="begin"/>
        </w:r>
        <w:r>
          <w:rPr>
            <w:noProof/>
            <w:webHidden/>
          </w:rPr>
          <w:instrText xml:space="preserve"> PAGEREF _Toc224293141 \h </w:instrText>
        </w:r>
        <w:r>
          <w:rPr>
            <w:noProof/>
            <w:webHidden/>
          </w:rPr>
        </w:r>
        <w:r>
          <w:rPr>
            <w:noProof/>
            <w:webHidden/>
          </w:rPr>
          <w:fldChar w:fldCharType="separate"/>
        </w:r>
        <w:r>
          <w:rPr>
            <w:noProof/>
            <w:webHidden/>
          </w:rPr>
          <w:t>41</w:t>
        </w:r>
        <w:r>
          <w:rPr>
            <w:noProof/>
            <w:webHidden/>
          </w:rPr>
          <w:fldChar w:fldCharType="end"/>
        </w:r>
      </w:hyperlink>
    </w:p>
    <w:p w14:paraId="1E73C772" w14:textId="3D8E527D"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2" w:history="1">
        <w:r w:rsidRPr="00323F2E">
          <w:rPr>
            <w:rStyle w:val="Hyperlink"/>
            <w:noProof/>
          </w:rPr>
          <w:t>Figura 10: Tela de Agendamento de Consulta</w:t>
        </w:r>
        <w:r>
          <w:rPr>
            <w:noProof/>
            <w:webHidden/>
          </w:rPr>
          <w:tab/>
        </w:r>
        <w:r>
          <w:rPr>
            <w:noProof/>
            <w:webHidden/>
          </w:rPr>
          <w:fldChar w:fldCharType="begin"/>
        </w:r>
        <w:r>
          <w:rPr>
            <w:noProof/>
            <w:webHidden/>
          </w:rPr>
          <w:instrText xml:space="preserve"> PAGEREF _Toc224293142 \h </w:instrText>
        </w:r>
        <w:r>
          <w:rPr>
            <w:noProof/>
            <w:webHidden/>
          </w:rPr>
        </w:r>
        <w:r>
          <w:rPr>
            <w:noProof/>
            <w:webHidden/>
          </w:rPr>
          <w:fldChar w:fldCharType="separate"/>
        </w:r>
        <w:r>
          <w:rPr>
            <w:noProof/>
            <w:webHidden/>
          </w:rPr>
          <w:t>42</w:t>
        </w:r>
        <w:r>
          <w:rPr>
            <w:noProof/>
            <w:webHidden/>
          </w:rPr>
          <w:fldChar w:fldCharType="end"/>
        </w:r>
      </w:hyperlink>
    </w:p>
    <w:p w14:paraId="5AB71670" w14:textId="600FA117"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3" w:history="1">
        <w:r w:rsidRPr="00323F2E">
          <w:rPr>
            <w:rStyle w:val="Hyperlink"/>
            <w:noProof/>
          </w:rPr>
          <w:t>Figura 11: Tela de Consulta</w:t>
        </w:r>
        <w:r>
          <w:rPr>
            <w:noProof/>
            <w:webHidden/>
          </w:rPr>
          <w:tab/>
        </w:r>
        <w:r>
          <w:rPr>
            <w:noProof/>
            <w:webHidden/>
          </w:rPr>
          <w:fldChar w:fldCharType="begin"/>
        </w:r>
        <w:r>
          <w:rPr>
            <w:noProof/>
            <w:webHidden/>
          </w:rPr>
          <w:instrText xml:space="preserve"> PAGEREF _Toc224293143 \h </w:instrText>
        </w:r>
        <w:r>
          <w:rPr>
            <w:noProof/>
            <w:webHidden/>
          </w:rPr>
        </w:r>
        <w:r>
          <w:rPr>
            <w:noProof/>
            <w:webHidden/>
          </w:rPr>
          <w:fldChar w:fldCharType="separate"/>
        </w:r>
        <w:r>
          <w:rPr>
            <w:noProof/>
            <w:webHidden/>
          </w:rPr>
          <w:t>43</w:t>
        </w:r>
        <w:r>
          <w:rPr>
            <w:noProof/>
            <w:webHidden/>
          </w:rPr>
          <w:fldChar w:fldCharType="end"/>
        </w:r>
      </w:hyperlink>
    </w:p>
    <w:p w14:paraId="3CE49F1A" w14:textId="6609B9B5"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4" w:history="1">
        <w:r w:rsidRPr="00323F2E">
          <w:rPr>
            <w:rStyle w:val="Hyperlink"/>
            <w:noProof/>
          </w:rPr>
          <w:t>Figura 12: Tela de Cadastro de Exames, Receitas e Diagnóstico</w:t>
        </w:r>
        <w:r>
          <w:rPr>
            <w:noProof/>
            <w:webHidden/>
          </w:rPr>
          <w:tab/>
        </w:r>
        <w:r>
          <w:rPr>
            <w:noProof/>
            <w:webHidden/>
          </w:rPr>
          <w:fldChar w:fldCharType="begin"/>
        </w:r>
        <w:r>
          <w:rPr>
            <w:noProof/>
            <w:webHidden/>
          </w:rPr>
          <w:instrText xml:space="preserve"> PAGEREF _Toc224293144 \h </w:instrText>
        </w:r>
        <w:r>
          <w:rPr>
            <w:noProof/>
            <w:webHidden/>
          </w:rPr>
        </w:r>
        <w:r>
          <w:rPr>
            <w:noProof/>
            <w:webHidden/>
          </w:rPr>
          <w:fldChar w:fldCharType="separate"/>
        </w:r>
        <w:r>
          <w:rPr>
            <w:noProof/>
            <w:webHidden/>
          </w:rPr>
          <w:t>44</w:t>
        </w:r>
        <w:r>
          <w:rPr>
            <w:noProof/>
            <w:webHidden/>
          </w:rPr>
          <w:fldChar w:fldCharType="end"/>
        </w:r>
      </w:hyperlink>
    </w:p>
    <w:p w14:paraId="29B88F2C" w14:textId="64C34DEB"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5" w:history="1">
        <w:r w:rsidRPr="00323F2E">
          <w:rPr>
            <w:rStyle w:val="Hyperlink"/>
            <w:noProof/>
          </w:rPr>
          <w:t>Figura 13: Tela de Visualização de Exames, Receitas e Diagnósticos</w:t>
        </w:r>
        <w:r>
          <w:rPr>
            <w:noProof/>
            <w:webHidden/>
          </w:rPr>
          <w:tab/>
        </w:r>
        <w:r>
          <w:rPr>
            <w:noProof/>
            <w:webHidden/>
          </w:rPr>
          <w:fldChar w:fldCharType="begin"/>
        </w:r>
        <w:r>
          <w:rPr>
            <w:noProof/>
            <w:webHidden/>
          </w:rPr>
          <w:instrText xml:space="preserve"> PAGEREF _Toc224293145 \h </w:instrText>
        </w:r>
        <w:r>
          <w:rPr>
            <w:noProof/>
            <w:webHidden/>
          </w:rPr>
        </w:r>
        <w:r>
          <w:rPr>
            <w:noProof/>
            <w:webHidden/>
          </w:rPr>
          <w:fldChar w:fldCharType="separate"/>
        </w:r>
        <w:r>
          <w:rPr>
            <w:noProof/>
            <w:webHidden/>
          </w:rPr>
          <w:t>44</w:t>
        </w:r>
        <w:r>
          <w:rPr>
            <w:noProof/>
            <w:webHidden/>
          </w:rPr>
          <w:fldChar w:fldCharType="end"/>
        </w:r>
      </w:hyperlink>
    </w:p>
    <w:p w14:paraId="285965F3" w14:textId="4264E620"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6" w:history="1">
        <w:r w:rsidRPr="00323F2E">
          <w:rPr>
            <w:rStyle w:val="Hyperlink"/>
            <w:noProof/>
          </w:rPr>
          <w:t>Figura 14: Tela de Visualização e Cadastro de Profissionais</w:t>
        </w:r>
        <w:r>
          <w:rPr>
            <w:noProof/>
            <w:webHidden/>
          </w:rPr>
          <w:tab/>
        </w:r>
        <w:r>
          <w:rPr>
            <w:noProof/>
            <w:webHidden/>
          </w:rPr>
          <w:fldChar w:fldCharType="begin"/>
        </w:r>
        <w:r>
          <w:rPr>
            <w:noProof/>
            <w:webHidden/>
          </w:rPr>
          <w:instrText xml:space="preserve"> PAGEREF _Toc224293146 \h </w:instrText>
        </w:r>
        <w:r>
          <w:rPr>
            <w:noProof/>
            <w:webHidden/>
          </w:rPr>
        </w:r>
        <w:r>
          <w:rPr>
            <w:noProof/>
            <w:webHidden/>
          </w:rPr>
          <w:fldChar w:fldCharType="separate"/>
        </w:r>
        <w:r>
          <w:rPr>
            <w:noProof/>
            <w:webHidden/>
          </w:rPr>
          <w:t>45</w:t>
        </w:r>
        <w:r>
          <w:rPr>
            <w:noProof/>
            <w:webHidden/>
          </w:rPr>
          <w:fldChar w:fldCharType="end"/>
        </w:r>
      </w:hyperlink>
    </w:p>
    <w:p w14:paraId="50DFC456" w14:textId="08A8E263" w:rsidR="00DF3C10" w:rsidRDefault="00DF3C10" w:rsidP="00DF3C10">
      <w:pPr>
        <w:spacing w:before="0" w:after="960" w:line="240" w:lineRule="auto"/>
        <w:rPr>
          <w:rFonts w:cs="Arial"/>
          <w:b/>
          <w:caps/>
          <w:sz w:val="28"/>
        </w:rPr>
      </w:pPr>
      <w:r>
        <w:rPr>
          <w:rFonts w:cs="Arial"/>
          <w:b/>
          <w:caps/>
          <w:sz w:val="28"/>
        </w:rPr>
        <w:fldChar w:fldCharType="end"/>
      </w:r>
    </w:p>
    <w:p w14:paraId="0777B29A" w14:textId="77777777" w:rsidR="00DF3C10" w:rsidRDefault="00DF3C10" w:rsidP="00DF3C10">
      <w:pPr>
        <w:spacing w:before="0" w:after="960" w:line="240" w:lineRule="auto"/>
        <w:rPr>
          <w:rFonts w:cs="Arial"/>
          <w:b/>
          <w:caps/>
          <w:sz w:val="28"/>
        </w:rPr>
      </w:pPr>
    </w:p>
    <w:p w14:paraId="6CAA1DA9" w14:textId="77777777" w:rsidR="0027062E" w:rsidRPr="0027062E" w:rsidRDefault="0027062E" w:rsidP="0027062E">
      <w:pPr>
        <w:spacing w:before="0" w:after="960" w:line="240" w:lineRule="auto"/>
        <w:jc w:val="center"/>
        <w:rPr>
          <w:rFonts w:cs="Arial"/>
          <w:b/>
          <w:caps/>
          <w:sz w:val="28"/>
        </w:rPr>
      </w:pPr>
    </w:p>
    <w:p w14:paraId="3F38D965" w14:textId="77777777" w:rsidR="001A6BE4" w:rsidRDefault="00BF4BB7">
      <w:pPr>
        <w:spacing w:before="0" w:after="160" w:line="259" w:lineRule="auto"/>
        <w:jc w:val="left"/>
        <w:rPr>
          <w:rFonts w:cs="Arial"/>
          <w:b/>
          <w:sz w:val="28"/>
        </w:rPr>
      </w:pPr>
      <w:r>
        <w:br w:type="page"/>
      </w:r>
    </w:p>
    <w:p w14:paraId="1BFE9D70" w14:textId="3B88413E" w:rsidR="001A6BE4" w:rsidRDefault="00BF4BB7" w:rsidP="00A05265">
      <w:pPr>
        <w:spacing w:before="0" w:after="960" w:line="240" w:lineRule="auto"/>
        <w:jc w:val="center"/>
        <w:rPr>
          <w:rFonts w:cs="Arial"/>
          <w:b/>
          <w:caps/>
          <w:sz w:val="28"/>
        </w:rPr>
      </w:pPr>
      <w:r>
        <w:rPr>
          <w:rFonts w:cs="Arial"/>
          <w:b/>
          <w:caps/>
          <w:sz w:val="28"/>
        </w:rPr>
        <w:lastRenderedPageBreak/>
        <w:t>Lista de tabelas</w:t>
      </w:r>
    </w:p>
    <w:p w14:paraId="43BBFC77" w14:textId="70A48C46" w:rsidR="00A05265" w:rsidRDefault="00A05265">
      <w:pPr>
        <w:pStyle w:val="ndicedeilustraes"/>
        <w:tabs>
          <w:tab w:val="right" w:leader="dot" w:pos="9628"/>
        </w:tabs>
        <w:rPr>
          <w:rFonts w:asciiTheme="minorHAnsi" w:eastAsiaTheme="minorEastAsia" w:hAnsiTheme="minorHAnsi"/>
          <w:noProof/>
          <w:sz w:val="22"/>
          <w:lang w:eastAsia="pt-BR"/>
        </w:rPr>
      </w:pPr>
      <w:r>
        <w:rPr>
          <w:rStyle w:val="Vnculodendice"/>
          <w:rFonts w:cs="Arial"/>
          <w:b/>
          <w:caps/>
          <w:sz w:val="28"/>
        </w:rPr>
        <w:fldChar w:fldCharType="begin"/>
      </w:r>
      <w:r>
        <w:rPr>
          <w:rStyle w:val="Vnculodendice"/>
          <w:rFonts w:cs="Arial"/>
          <w:b/>
          <w:caps/>
          <w:sz w:val="28"/>
        </w:rPr>
        <w:instrText xml:space="preserve"> TOC \h \z \c "Tabela" </w:instrText>
      </w:r>
      <w:r>
        <w:rPr>
          <w:rStyle w:val="Vnculodendice"/>
          <w:rFonts w:cs="Arial"/>
          <w:b/>
          <w:caps/>
          <w:sz w:val="28"/>
        </w:rPr>
        <w:fldChar w:fldCharType="separate"/>
      </w:r>
      <w:hyperlink r:id="rId11" w:anchor="_Toc224283070" w:history="1">
        <w:r w:rsidRPr="00546E5B">
          <w:rPr>
            <w:rStyle w:val="Hyperlink"/>
            <w:noProof/>
          </w:rPr>
          <w:t>Tabela 1: Cronograma PMBOK</w:t>
        </w:r>
        <w:r>
          <w:rPr>
            <w:noProof/>
            <w:webHidden/>
          </w:rPr>
          <w:tab/>
        </w:r>
        <w:r>
          <w:rPr>
            <w:noProof/>
            <w:webHidden/>
          </w:rPr>
          <w:fldChar w:fldCharType="begin"/>
        </w:r>
        <w:r>
          <w:rPr>
            <w:noProof/>
            <w:webHidden/>
          </w:rPr>
          <w:instrText xml:space="preserve"> PAGEREF _Toc224283070 \h </w:instrText>
        </w:r>
        <w:r>
          <w:rPr>
            <w:noProof/>
            <w:webHidden/>
          </w:rPr>
        </w:r>
        <w:r>
          <w:rPr>
            <w:noProof/>
            <w:webHidden/>
          </w:rPr>
          <w:fldChar w:fldCharType="separate"/>
        </w:r>
        <w:r>
          <w:rPr>
            <w:noProof/>
            <w:webHidden/>
          </w:rPr>
          <w:t>17</w:t>
        </w:r>
        <w:r>
          <w:rPr>
            <w:noProof/>
            <w:webHidden/>
          </w:rPr>
          <w:fldChar w:fldCharType="end"/>
        </w:r>
      </w:hyperlink>
    </w:p>
    <w:p w14:paraId="1DD12CD6" w14:textId="5BFACCC0"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1" w:history="1">
        <w:r w:rsidRPr="00546E5B">
          <w:rPr>
            <w:rStyle w:val="Hyperlink"/>
            <w:noProof/>
          </w:rPr>
          <w:t>Tabela 2: Requisitos Funcionais</w:t>
        </w:r>
        <w:r>
          <w:rPr>
            <w:noProof/>
            <w:webHidden/>
          </w:rPr>
          <w:tab/>
        </w:r>
        <w:r>
          <w:rPr>
            <w:noProof/>
            <w:webHidden/>
          </w:rPr>
          <w:fldChar w:fldCharType="begin"/>
        </w:r>
        <w:r>
          <w:rPr>
            <w:noProof/>
            <w:webHidden/>
          </w:rPr>
          <w:instrText xml:space="preserve"> PAGEREF _Toc224283071 \h </w:instrText>
        </w:r>
        <w:r>
          <w:rPr>
            <w:noProof/>
            <w:webHidden/>
          </w:rPr>
        </w:r>
        <w:r>
          <w:rPr>
            <w:noProof/>
            <w:webHidden/>
          </w:rPr>
          <w:fldChar w:fldCharType="separate"/>
        </w:r>
        <w:r>
          <w:rPr>
            <w:noProof/>
            <w:webHidden/>
          </w:rPr>
          <w:t>26</w:t>
        </w:r>
        <w:r>
          <w:rPr>
            <w:noProof/>
            <w:webHidden/>
          </w:rPr>
          <w:fldChar w:fldCharType="end"/>
        </w:r>
      </w:hyperlink>
    </w:p>
    <w:p w14:paraId="7CB1CBC8" w14:textId="0EAB9074"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2" w:history="1">
        <w:r w:rsidRPr="00546E5B">
          <w:rPr>
            <w:rStyle w:val="Hyperlink"/>
            <w:noProof/>
          </w:rPr>
          <w:t>Tabela 3: Requisitos Não Funcionais Fonte: Elaborado pelo autor (2026).</w:t>
        </w:r>
        <w:r>
          <w:rPr>
            <w:noProof/>
            <w:webHidden/>
          </w:rPr>
          <w:tab/>
        </w:r>
        <w:r>
          <w:rPr>
            <w:noProof/>
            <w:webHidden/>
          </w:rPr>
          <w:fldChar w:fldCharType="begin"/>
        </w:r>
        <w:r>
          <w:rPr>
            <w:noProof/>
            <w:webHidden/>
          </w:rPr>
          <w:instrText xml:space="preserve"> PAGEREF _Toc224283072 \h </w:instrText>
        </w:r>
        <w:r>
          <w:rPr>
            <w:noProof/>
            <w:webHidden/>
          </w:rPr>
        </w:r>
        <w:r>
          <w:rPr>
            <w:noProof/>
            <w:webHidden/>
          </w:rPr>
          <w:fldChar w:fldCharType="separate"/>
        </w:r>
        <w:r>
          <w:rPr>
            <w:noProof/>
            <w:webHidden/>
          </w:rPr>
          <w:t>27</w:t>
        </w:r>
        <w:r>
          <w:rPr>
            <w:noProof/>
            <w:webHidden/>
          </w:rPr>
          <w:fldChar w:fldCharType="end"/>
        </w:r>
      </w:hyperlink>
    </w:p>
    <w:p w14:paraId="4BE3A0C8" w14:textId="428E3C25"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3" w:history="1">
        <w:r w:rsidRPr="00546E5B">
          <w:rPr>
            <w:rStyle w:val="Hyperlink"/>
            <w:noProof/>
          </w:rPr>
          <w:t>Tabela 4: UC01 – Autenticação e Gestão de Conta</w:t>
        </w:r>
        <w:r>
          <w:rPr>
            <w:noProof/>
            <w:webHidden/>
          </w:rPr>
          <w:tab/>
        </w:r>
        <w:r>
          <w:rPr>
            <w:noProof/>
            <w:webHidden/>
          </w:rPr>
          <w:fldChar w:fldCharType="begin"/>
        </w:r>
        <w:r>
          <w:rPr>
            <w:noProof/>
            <w:webHidden/>
          </w:rPr>
          <w:instrText xml:space="preserve"> PAGEREF _Toc224283073 \h </w:instrText>
        </w:r>
        <w:r>
          <w:rPr>
            <w:noProof/>
            <w:webHidden/>
          </w:rPr>
        </w:r>
        <w:r>
          <w:rPr>
            <w:noProof/>
            <w:webHidden/>
          </w:rPr>
          <w:fldChar w:fldCharType="separate"/>
        </w:r>
        <w:r>
          <w:rPr>
            <w:noProof/>
            <w:webHidden/>
          </w:rPr>
          <w:t>33</w:t>
        </w:r>
        <w:r>
          <w:rPr>
            <w:noProof/>
            <w:webHidden/>
          </w:rPr>
          <w:fldChar w:fldCharType="end"/>
        </w:r>
      </w:hyperlink>
    </w:p>
    <w:p w14:paraId="769BEC7F" w14:textId="35CB9AA9"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4" w:history="1">
        <w:r w:rsidRPr="00546E5B">
          <w:rPr>
            <w:rStyle w:val="Hyperlink"/>
            <w:noProof/>
          </w:rPr>
          <w:t>Tabela 5: UC02 – Cadastrar Profissional de Saúde</w:t>
        </w:r>
        <w:r>
          <w:rPr>
            <w:noProof/>
            <w:webHidden/>
          </w:rPr>
          <w:tab/>
        </w:r>
        <w:r>
          <w:rPr>
            <w:noProof/>
            <w:webHidden/>
          </w:rPr>
          <w:fldChar w:fldCharType="begin"/>
        </w:r>
        <w:r>
          <w:rPr>
            <w:noProof/>
            <w:webHidden/>
          </w:rPr>
          <w:instrText xml:space="preserve"> PAGEREF _Toc224283074 \h </w:instrText>
        </w:r>
        <w:r>
          <w:rPr>
            <w:noProof/>
            <w:webHidden/>
          </w:rPr>
        </w:r>
        <w:r>
          <w:rPr>
            <w:noProof/>
            <w:webHidden/>
          </w:rPr>
          <w:fldChar w:fldCharType="separate"/>
        </w:r>
        <w:r>
          <w:rPr>
            <w:noProof/>
            <w:webHidden/>
          </w:rPr>
          <w:t>33</w:t>
        </w:r>
        <w:r>
          <w:rPr>
            <w:noProof/>
            <w:webHidden/>
          </w:rPr>
          <w:fldChar w:fldCharType="end"/>
        </w:r>
      </w:hyperlink>
    </w:p>
    <w:p w14:paraId="56CCCE27" w14:textId="74D56895"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5" w:history="1">
        <w:r w:rsidRPr="00546E5B">
          <w:rPr>
            <w:rStyle w:val="Hyperlink"/>
            <w:noProof/>
          </w:rPr>
          <w:t>Tabela 6: UC03 – Marcar Nova Consulta</w:t>
        </w:r>
        <w:r>
          <w:rPr>
            <w:noProof/>
            <w:webHidden/>
          </w:rPr>
          <w:tab/>
        </w:r>
        <w:r>
          <w:rPr>
            <w:noProof/>
            <w:webHidden/>
          </w:rPr>
          <w:fldChar w:fldCharType="begin"/>
        </w:r>
        <w:r>
          <w:rPr>
            <w:noProof/>
            <w:webHidden/>
          </w:rPr>
          <w:instrText xml:space="preserve"> PAGEREF _Toc224283075 \h </w:instrText>
        </w:r>
        <w:r>
          <w:rPr>
            <w:noProof/>
            <w:webHidden/>
          </w:rPr>
        </w:r>
        <w:r>
          <w:rPr>
            <w:noProof/>
            <w:webHidden/>
          </w:rPr>
          <w:fldChar w:fldCharType="separate"/>
        </w:r>
        <w:r>
          <w:rPr>
            <w:noProof/>
            <w:webHidden/>
          </w:rPr>
          <w:t>34</w:t>
        </w:r>
        <w:r>
          <w:rPr>
            <w:noProof/>
            <w:webHidden/>
          </w:rPr>
          <w:fldChar w:fldCharType="end"/>
        </w:r>
      </w:hyperlink>
    </w:p>
    <w:p w14:paraId="0A0D9E7D" w14:textId="5D379D0F"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6" w:history="1">
        <w:r w:rsidRPr="00546E5B">
          <w:rPr>
            <w:rStyle w:val="Hyperlink"/>
            <w:noProof/>
          </w:rPr>
          <w:t>Tabela 7: UC04 – Reagendar, Cancelar ou Arquivar Consulta</w:t>
        </w:r>
        <w:r>
          <w:rPr>
            <w:noProof/>
            <w:webHidden/>
          </w:rPr>
          <w:tab/>
        </w:r>
        <w:r>
          <w:rPr>
            <w:noProof/>
            <w:webHidden/>
          </w:rPr>
          <w:fldChar w:fldCharType="begin"/>
        </w:r>
        <w:r>
          <w:rPr>
            <w:noProof/>
            <w:webHidden/>
          </w:rPr>
          <w:instrText xml:space="preserve"> PAGEREF _Toc224283076 \h </w:instrText>
        </w:r>
        <w:r>
          <w:rPr>
            <w:noProof/>
            <w:webHidden/>
          </w:rPr>
        </w:r>
        <w:r>
          <w:rPr>
            <w:noProof/>
            <w:webHidden/>
          </w:rPr>
          <w:fldChar w:fldCharType="separate"/>
        </w:r>
        <w:r>
          <w:rPr>
            <w:noProof/>
            <w:webHidden/>
          </w:rPr>
          <w:t>35</w:t>
        </w:r>
        <w:r>
          <w:rPr>
            <w:noProof/>
            <w:webHidden/>
          </w:rPr>
          <w:fldChar w:fldCharType="end"/>
        </w:r>
      </w:hyperlink>
    </w:p>
    <w:p w14:paraId="4785DF9A" w14:textId="23F70F9E"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7" w:history="1">
        <w:r w:rsidRPr="00546E5B">
          <w:rPr>
            <w:rStyle w:val="Hyperlink"/>
            <w:noProof/>
          </w:rPr>
          <w:t>Tabela 8: UC05 – Gerenciar Documentos Clínicos</w:t>
        </w:r>
        <w:r>
          <w:rPr>
            <w:noProof/>
            <w:webHidden/>
          </w:rPr>
          <w:tab/>
        </w:r>
        <w:r>
          <w:rPr>
            <w:noProof/>
            <w:webHidden/>
          </w:rPr>
          <w:fldChar w:fldCharType="begin"/>
        </w:r>
        <w:r>
          <w:rPr>
            <w:noProof/>
            <w:webHidden/>
          </w:rPr>
          <w:instrText xml:space="preserve"> PAGEREF _Toc224283077 \h </w:instrText>
        </w:r>
        <w:r>
          <w:rPr>
            <w:noProof/>
            <w:webHidden/>
          </w:rPr>
        </w:r>
        <w:r>
          <w:rPr>
            <w:noProof/>
            <w:webHidden/>
          </w:rPr>
          <w:fldChar w:fldCharType="separate"/>
        </w:r>
        <w:r>
          <w:rPr>
            <w:noProof/>
            <w:webHidden/>
          </w:rPr>
          <w:t>35</w:t>
        </w:r>
        <w:r>
          <w:rPr>
            <w:noProof/>
            <w:webHidden/>
          </w:rPr>
          <w:fldChar w:fldCharType="end"/>
        </w:r>
      </w:hyperlink>
    </w:p>
    <w:p w14:paraId="75DFE7A4" w14:textId="7084D3BE"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8" w:history="1">
        <w:r w:rsidRPr="00546E5B">
          <w:rPr>
            <w:rStyle w:val="Hyperlink"/>
            <w:noProof/>
          </w:rPr>
          <w:t>Tabela 9: UC06 – Acessar Ficha via QR Code</w:t>
        </w:r>
        <w:r>
          <w:rPr>
            <w:noProof/>
            <w:webHidden/>
          </w:rPr>
          <w:tab/>
        </w:r>
        <w:r>
          <w:rPr>
            <w:noProof/>
            <w:webHidden/>
          </w:rPr>
          <w:fldChar w:fldCharType="begin"/>
        </w:r>
        <w:r>
          <w:rPr>
            <w:noProof/>
            <w:webHidden/>
          </w:rPr>
          <w:instrText xml:space="preserve"> PAGEREF _Toc224283078 \h </w:instrText>
        </w:r>
        <w:r>
          <w:rPr>
            <w:noProof/>
            <w:webHidden/>
          </w:rPr>
        </w:r>
        <w:r>
          <w:rPr>
            <w:noProof/>
            <w:webHidden/>
          </w:rPr>
          <w:fldChar w:fldCharType="separate"/>
        </w:r>
        <w:r>
          <w:rPr>
            <w:noProof/>
            <w:webHidden/>
          </w:rPr>
          <w:t>36</w:t>
        </w:r>
        <w:r>
          <w:rPr>
            <w:noProof/>
            <w:webHidden/>
          </w:rPr>
          <w:fldChar w:fldCharType="end"/>
        </w:r>
      </w:hyperlink>
    </w:p>
    <w:p w14:paraId="29C67079" w14:textId="455911A8"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9" w:history="1">
        <w:r w:rsidRPr="00546E5B">
          <w:rPr>
            <w:rStyle w:val="Hyperlink"/>
            <w:noProof/>
          </w:rPr>
          <w:t>Tabela 10: UC07 – Cadastrar e Gerenciar Perfil de Paciente</w:t>
        </w:r>
        <w:r>
          <w:rPr>
            <w:noProof/>
            <w:webHidden/>
          </w:rPr>
          <w:tab/>
        </w:r>
        <w:r>
          <w:rPr>
            <w:noProof/>
            <w:webHidden/>
          </w:rPr>
          <w:fldChar w:fldCharType="begin"/>
        </w:r>
        <w:r>
          <w:rPr>
            <w:noProof/>
            <w:webHidden/>
          </w:rPr>
          <w:instrText xml:space="preserve"> PAGEREF _Toc224283079 \h </w:instrText>
        </w:r>
        <w:r>
          <w:rPr>
            <w:noProof/>
            <w:webHidden/>
          </w:rPr>
        </w:r>
        <w:r>
          <w:rPr>
            <w:noProof/>
            <w:webHidden/>
          </w:rPr>
          <w:fldChar w:fldCharType="separate"/>
        </w:r>
        <w:r>
          <w:rPr>
            <w:noProof/>
            <w:webHidden/>
          </w:rPr>
          <w:t>37</w:t>
        </w:r>
        <w:r>
          <w:rPr>
            <w:noProof/>
            <w:webHidden/>
          </w:rPr>
          <w:fldChar w:fldCharType="end"/>
        </w:r>
      </w:hyperlink>
    </w:p>
    <w:p w14:paraId="753BC016" w14:textId="3CD58908" w:rsidR="00A05265" w:rsidRPr="00A05265" w:rsidRDefault="00A05265" w:rsidP="00A05265">
      <w:pPr>
        <w:spacing w:before="0" w:after="960" w:line="240" w:lineRule="auto"/>
        <w:rPr>
          <w:rStyle w:val="Vnculodendice"/>
          <w:rFonts w:cs="Arial"/>
          <w:b/>
          <w:caps/>
          <w:sz w:val="28"/>
        </w:rPr>
      </w:pPr>
      <w:r>
        <w:rPr>
          <w:rStyle w:val="Vnculodendice"/>
          <w:rFonts w:cs="Arial"/>
          <w:b/>
          <w:caps/>
          <w:sz w:val="28"/>
        </w:rPr>
        <w:fldChar w:fldCharType="end"/>
      </w:r>
      <w:commentRangeStart w:id="5"/>
    </w:p>
    <w:p w14:paraId="6A133581" w14:textId="77777777" w:rsidR="002A3502" w:rsidRPr="002A3502" w:rsidRDefault="002A3502" w:rsidP="002A3502"/>
    <w:commentRangeEnd w:id="5"/>
    <w:p w14:paraId="11EA937B" w14:textId="77777777" w:rsidR="001A6BE4" w:rsidRDefault="00BF4BB7">
      <w:pPr>
        <w:spacing w:before="0" w:after="160" w:line="259" w:lineRule="auto"/>
        <w:jc w:val="left"/>
        <w:rPr>
          <w:rFonts w:cs="Arial"/>
          <w:b/>
          <w:sz w:val="28"/>
        </w:rPr>
      </w:pPr>
      <w:r>
        <w:rPr>
          <w:rStyle w:val="Refdecomentrio"/>
          <w:rFonts w:cs="Arial"/>
          <w:b/>
          <w:sz w:val="28"/>
          <w:szCs w:val="22"/>
        </w:rPr>
        <w:commentReference w:id="5"/>
      </w:r>
    </w:p>
    <w:p w14:paraId="6F288C3B" w14:textId="77777777" w:rsidR="001A6BE4" w:rsidRDefault="00BF4BB7">
      <w:pPr>
        <w:spacing w:before="0" w:after="160" w:line="259" w:lineRule="auto"/>
        <w:jc w:val="left"/>
        <w:rPr>
          <w:rFonts w:cs="Arial"/>
          <w:b/>
          <w:sz w:val="28"/>
        </w:rPr>
      </w:pPr>
      <w:r>
        <w:br w:type="page"/>
      </w:r>
    </w:p>
    <w:p w14:paraId="75972AC3" w14:textId="77777777" w:rsidR="002A3502" w:rsidRDefault="00BF4BB7" w:rsidP="002A3502">
      <w:pPr>
        <w:spacing w:before="0" w:after="960" w:line="240" w:lineRule="auto"/>
        <w:jc w:val="center"/>
        <w:rPr>
          <w:rFonts w:cs="Arial"/>
          <w:b/>
          <w:caps/>
          <w:sz w:val="28"/>
        </w:rPr>
      </w:pPr>
      <w:r>
        <w:rPr>
          <w:rFonts w:cs="Arial"/>
          <w:b/>
          <w:caps/>
          <w:sz w:val="28"/>
        </w:rPr>
        <w:lastRenderedPageBreak/>
        <w:t>Lista de abreviaturas e siglas</w:t>
      </w:r>
    </w:p>
    <w:p w14:paraId="5F8E9D08" w14:textId="4BCABB6C" w:rsidR="00022012" w:rsidRPr="00022012" w:rsidRDefault="00022012" w:rsidP="00022012">
      <w:pPr>
        <w:pStyle w:val="NormalWeb"/>
        <w:numPr>
          <w:ilvl w:val="0"/>
          <w:numId w:val="24"/>
        </w:numPr>
        <w:spacing w:line="360" w:lineRule="auto"/>
        <w:rPr>
          <w:rFonts w:ascii="Arial" w:hAnsi="Arial" w:cs="Arial"/>
        </w:rPr>
      </w:pPr>
      <w:del w:id="6" w:author="Douglas Cunha" w:date="2026-03-30T16:12:00Z" w16du:dateUtc="2026-03-30T19:12:00Z">
        <w:r w:rsidRPr="00022012" w:rsidDel="00327ACC">
          <w:rPr>
            <w:rFonts w:ascii="Arial" w:hAnsi="Arial" w:cs="Arial"/>
          </w:rPr>
          <w:delText xml:space="preserve"> </w:delText>
        </w:r>
      </w:del>
      <w:r w:rsidRPr="00022012">
        <w:rPr>
          <w:rFonts w:ascii="Arial" w:hAnsi="Arial" w:cs="Arial"/>
          <w:b/>
          <w:bCs/>
        </w:rPr>
        <w:t>API</w:t>
      </w:r>
      <w:r w:rsidRPr="00022012">
        <w:rPr>
          <w:rFonts w:ascii="Arial" w:hAnsi="Arial" w:cs="Arial"/>
        </w:rPr>
        <w:t xml:space="preserve"> – Interface de Programação de Aplicações</w:t>
      </w:r>
    </w:p>
    <w:p w14:paraId="7D2B3270" w14:textId="35F8E7DD"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CI/CD</w:t>
      </w:r>
      <w:r w:rsidRPr="00022012">
        <w:rPr>
          <w:rFonts w:ascii="Arial" w:hAnsi="Arial" w:cs="Arial"/>
        </w:rPr>
        <w:t xml:space="preserve"> – Integração e Entrega Contínuas</w:t>
      </w:r>
    </w:p>
    <w:p w14:paraId="7D3B0086" w14:textId="28E3E0CE"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CNCF</w:t>
      </w:r>
      <w:r w:rsidRPr="00022012">
        <w:rPr>
          <w:rFonts w:ascii="Arial" w:hAnsi="Arial" w:cs="Arial"/>
          <w:lang w:val="en-US"/>
        </w:rPr>
        <w:t xml:space="preserve"> – </w:t>
      </w:r>
      <w:r w:rsidRPr="00022012">
        <w:rPr>
          <w:rFonts w:ascii="Arial" w:hAnsi="Arial" w:cs="Arial"/>
          <w:i/>
          <w:iCs/>
          <w:lang w:val="en-US"/>
        </w:rPr>
        <w:t>Cloud Native Computing Foundation</w:t>
      </w:r>
    </w:p>
    <w:p w14:paraId="5B900F09" w14:textId="4933F84E"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DDD</w:t>
      </w:r>
      <w:r w:rsidRPr="00022012">
        <w:rPr>
          <w:rFonts w:ascii="Arial" w:hAnsi="Arial" w:cs="Arial"/>
          <w:lang w:val="en-US"/>
        </w:rPr>
        <w:t xml:space="preserve"> – </w:t>
      </w:r>
      <w:r w:rsidRPr="00022012">
        <w:rPr>
          <w:rFonts w:ascii="Arial" w:hAnsi="Arial" w:cs="Arial"/>
          <w:i/>
          <w:iCs/>
          <w:lang w:val="en-US"/>
        </w:rPr>
        <w:t>Domain-Driven Design</w:t>
      </w:r>
    </w:p>
    <w:p w14:paraId="409DBDF0" w14:textId="69C9AE63"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DER</w:t>
      </w:r>
      <w:r w:rsidRPr="00022012">
        <w:rPr>
          <w:rFonts w:ascii="Arial" w:hAnsi="Arial" w:cs="Arial"/>
        </w:rPr>
        <w:t xml:space="preserve"> – Diagrama Entidade-Relacionamento</w:t>
      </w:r>
    </w:p>
    <w:p w14:paraId="7E8C68B7" w14:textId="7933F4F0"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IDE</w:t>
      </w:r>
      <w:r w:rsidRPr="00022012">
        <w:rPr>
          <w:rFonts w:ascii="Arial" w:hAnsi="Arial" w:cs="Arial"/>
        </w:rPr>
        <w:t xml:space="preserve"> – Ambiente de Desenvolvimento Integrado</w:t>
      </w:r>
    </w:p>
    <w:p w14:paraId="6B9A2E16" w14:textId="59488762"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JPA</w:t>
      </w:r>
      <w:r w:rsidRPr="00022012">
        <w:rPr>
          <w:rFonts w:ascii="Arial" w:hAnsi="Arial" w:cs="Arial"/>
        </w:rPr>
        <w:t xml:space="preserve"> – </w:t>
      </w:r>
      <w:r w:rsidRPr="00022012">
        <w:rPr>
          <w:rFonts w:ascii="Arial" w:hAnsi="Arial" w:cs="Arial"/>
          <w:i/>
          <w:iCs/>
        </w:rPr>
        <w:t>Java Persistence API</w:t>
      </w:r>
    </w:p>
    <w:p w14:paraId="14E6FAB4" w14:textId="4E7E9F88"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JVM</w:t>
      </w:r>
      <w:r w:rsidRPr="00022012">
        <w:rPr>
          <w:rFonts w:ascii="Arial" w:hAnsi="Arial" w:cs="Arial"/>
        </w:rPr>
        <w:t xml:space="preserve"> – </w:t>
      </w:r>
      <w:r w:rsidRPr="00022012">
        <w:rPr>
          <w:rFonts w:ascii="Arial" w:hAnsi="Arial" w:cs="Arial"/>
          <w:i/>
          <w:iCs/>
        </w:rPr>
        <w:t>Java Virtual Machine</w:t>
      </w:r>
    </w:p>
    <w:p w14:paraId="7C2C96D7" w14:textId="6ABAF19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LTS</w:t>
      </w:r>
      <w:r w:rsidRPr="00022012">
        <w:rPr>
          <w:rFonts w:ascii="Arial" w:hAnsi="Arial" w:cs="Arial"/>
          <w:lang w:val="en-US"/>
        </w:rPr>
        <w:t xml:space="preserve"> – </w:t>
      </w:r>
      <w:r w:rsidRPr="00022012">
        <w:rPr>
          <w:rFonts w:ascii="Arial" w:hAnsi="Arial" w:cs="Arial"/>
          <w:i/>
          <w:iCs/>
          <w:lang w:val="en-US"/>
        </w:rPr>
        <w:t>Long-Term Support</w:t>
      </w:r>
    </w:p>
    <w:p w14:paraId="55A3B2EF" w14:textId="20D2BE6B"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ORM</w:t>
      </w:r>
      <w:r w:rsidRPr="00022012">
        <w:rPr>
          <w:rFonts w:ascii="Arial" w:hAnsi="Arial" w:cs="Arial"/>
          <w:lang w:val="en-US"/>
        </w:rPr>
        <w:t xml:space="preserve"> – Mapeamento Objeto-Relacional</w:t>
      </w:r>
    </w:p>
    <w:p w14:paraId="04146C58" w14:textId="4FDFC7D1"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SUS</w:t>
      </w:r>
      <w:r w:rsidRPr="00022012">
        <w:rPr>
          <w:rFonts w:ascii="Arial" w:hAnsi="Arial" w:cs="Arial"/>
        </w:rPr>
        <w:t xml:space="preserve"> – Sistema Único de Saúde</w:t>
      </w:r>
    </w:p>
    <w:p w14:paraId="1E8D2691" w14:textId="57017890"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TICs</w:t>
      </w:r>
      <w:r w:rsidRPr="00022012">
        <w:rPr>
          <w:rFonts w:ascii="Arial" w:hAnsi="Arial" w:cs="Arial"/>
        </w:rPr>
        <w:t xml:space="preserve"> – Tecnologias da Informação e Comunicação</w:t>
      </w:r>
    </w:p>
    <w:p w14:paraId="280D3DCD" w14:textId="6E7B0BC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UC</w:t>
      </w:r>
      <w:r w:rsidRPr="00022012">
        <w:rPr>
          <w:rFonts w:ascii="Arial" w:hAnsi="Arial" w:cs="Arial"/>
          <w:lang w:val="en-US"/>
        </w:rPr>
        <w:t xml:space="preserve"> – </w:t>
      </w:r>
      <w:r w:rsidRPr="00022012">
        <w:rPr>
          <w:rFonts w:ascii="Arial" w:hAnsi="Arial" w:cs="Arial"/>
          <w:i/>
          <w:iCs/>
          <w:lang w:val="en-US"/>
        </w:rPr>
        <w:t>Use Case</w:t>
      </w:r>
    </w:p>
    <w:p w14:paraId="1F08B2FF" w14:textId="017F6E2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UML</w:t>
      </w:r>
      <w:r w:rsidRPr="00022012">
        <w:rPr>
          <w:rFonts w:ascii="Arial" w:hAnsi="Arial" w:cs="Arial"/>
          <w:lang w:val="en-US"/>
        </w:rPr>
        <w:t xml:space="preserve"> – </w:t>
      </w:r>
      <w:r w:rsidRPr="00022012">
        <w:rPr>
          <w:rFonts w:ascii="Arial" w:hAnsi="Arial" w:cs="Arial"/>
          <w:i/>
          <w:iCs/>
          <w:lang w:val="en-US"/>
        </w:rPr>
        <w:t>Unified Modeling Language</w:t>
      </w:r>
    </w:p>
    <w:p w14:paraId="2BC7AC17" w14:textId="10B1325F"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VS Code</w:t>
      </w:r>
      <w:r w:rsidRPr="00022012">
        <w:rPr>
          <w:rFonts w:ascii="Arial" w:hAnsi="Arial" w:cs="Arial"/>
        </w:rPr>
        <w:t xml:space="preserve"> – </w:t>
      </w:r>
      <w:r w:rsidRPr="00022012">
        <w:rPr>
          <w:rFonts w:ascii="Arial" w:hAnsi="Arial" w:cs="Arial"/>
          <w:i/>
          <w:iCs/>
        </w:rPr>
        <w:t>Visual Studio Code</w:t>
      </w:r>
    </w:p>
    <w:p w14:paraId="471D98A3" w14:textId="2621C4D3" w:rsidR="00DF3C10" w:rsidRPr="00022012" w:rsidRDefault="00DF3C10" w:rsidP="00022012">
      <w:pPr>
        <w:spacing w:before="0" w:after="0" w:line="240" w:lineRule="auto"/>
        <w:rPr>
          <w:rFonts w:cs="Arial"/>
          <w:b/>
          <w:sz w:val="28"/>
        </w:rPr>
      </w:pPr>
    </w:p>
    <w:p w14:paraId="601DE927" w14:textId="77777777" w:rsidR="002A3502" w:rsidRPr="00022012" w:rsidRDefault="002A3502" w:rsidP="002A3502">
      <w:pPr>
        <w:spacing w:before="0" w:after="0" w:line="240" w:lineRule="auto"/>
        <w:rPr>
          <w:rFonts w:cs="Arial"/>
          <w:b/>
          <w:sz w:val="28"/>
        </w:rPr>
      </w:pPr>
    </w:p>
    <w:p w14:paraId="7F4FB081" w14:textId="77777777" w:rsidR="002A3502" w:rsidRPr="00022012" w:rsidRDefault="002A3502" w:rsidP="002A3502">
      <w:pPr>
        <w:spacing w:before="0" w:after="960" w:line="240" w:lineRule="auto"/>
        <w:rPr>
          <w:rFonts w:cs="Arial"/>
          <w:b/>
          <w:caps/>
          <w:sz w:val="28"/>
        </w:rPr>
      </w:pPr>
    </w:p>
    <w:p w14:paraId="01DCF92A" w14:textId="77777777" w:rsidR="002A3502" w:rsidRPr="00022012" w:rsidRDefault="002A3502" w:rsidP="002A3502">
      <w:pPr>
        <w:spacing w:before="0" w:after="960" w:line="240" w:lineRule="auto"/>
        <w:rPr>
          <w:rFonts w:cs="Arial"/>
          <w:b/>
          <w:sz w:val="28"/>
        </w:rPr>
      </w:pPr>
    </w:p>
    <w:p w14:paraId="371AEFAC" w14:textId="1F697533" w:rsidR="002A3502" w:rsidRPr="00022012" w:rsidRDefault="002A3502" w:rsidP="002A3502">
      <w:pPr>
        <w:spacing w:before="0" w:after="960" w:line="240" w:lineRule="auto"/>
        <w:rPr>
          <w:rFonts w:cs="Arial"/>
          <w:b/>
          <w:sz w:val="28"/>
        </w:rPr>
      </w:pPr>
    </w:p>
    <w:p w14:paraId="2BC1E598" w14:textId="4891B74F" w:rsidR="002A3502" w:rsidRPr="00022012" w:rsidRDefault="002A3502" w:rsidP="002A3502">
      <w:pPr>
        <w:spacing w:before="0" w:after="960" w:line="240" w:lineRule="auto"/>
        <w:rPr>
          <w:rFonts w:cs="Arial"/>
          <w:b/>
          <w:sz w:val="28"/>
        </w:rPr>
      </w:pPr>
    </w:p>
    <w:p w14:paraId="1932294B" w14:textId="77777777" w:rsidR="002A3502" w:rsidRPr="00022012" w:rsidRDefault="002A3502" w:rsidP="002A3502">
      <w:pPr>
        <w:spacing w:before="0" w:after="960" w:line="240" w:lineRule="auto"/>
        <w:rPr>
          <w:rFonts w:cs="Arial"/>
          <w:b/>
          <w:sz w:val="28"/>
        </w:rPr>
      </w:pPr>
    </w:p>
    <w:p w14:paraId="55C978A8" w14:textId="77777777" w:rsidR="001A6BE4" w:rsidRPr="00022012" w:rsidRDefault="00BF4BB7">
      <w:pPr>
        <w:spacing w:before="0" w:after="0" w:line="240" w:lineRule="auto"/>
        <w:rPr>
          <w:rFonts w:cs="Arial"/>
        </w:rPr>
      </w:pPr>
      <w:r w:rsidRPr="00022012">
        <w:lastRenderedPageBreak/>
        <w:br w:type="page"/>
      </w:r>
    </w:p>
    <w:sdt>
      <w:sdtPr>
        <w:rPr>
          <w:b w:val="0"/>
          <w:caps w:val="0"/>
          <w:sz w:val="24"/>
          <w:lang w:eastAsia="en-US"/>
        </w:rPr>
        <w:id w:val="-1281258705"/>
        <w:docPartObj>
          <w:docPartGallery w:val="Table of Contents"/>
          <w:docPartUnique/>
        </w:docPartObj>
      </w:sdtPr>
      <w:sdtContent>
        <w:p w14:paraId="4ADFDF8B" w14:textId="77777777" w:rsidR="001A6BE4" w:rsidRDefault="00BF4BB7">
          <w:pPr>
            <w:pStyle w:val="CabealhodoSumrio"/>
            <w:tabs>
              <w:tab w:val="left" w:pos="6663"/>
            </w:tabs>
          </w:pPr>
          <w:r>
            <w:t>Sumário</w:t>
          </w:r>
        </w:p>
        <w:p w14:paraId="098FA43A" w14:textId="77777777" w:rsidR="001A6BE4" w:rsidRDefault="00BF4BB7">
          <w:pPr>
            <w:pStyle w:val="Sumrio1"/>
            <w:tabs>
              <w:tab w:val="left" w:pos="660"/>
              <w:tab w:val="right" w:leader="dot" w:pos="9628"/>
            </w:tabs>
            <w:rPr>
              <w:rFonts w:ascii="Calibri" w:hAnsi="Calibri"/>
              <w:b w:val="0"/>
              <w:caps w:val="0"/>
              <w:kern w:val="2"/>
              <w:sz w:val="22"/>
              <w:lang w:eastAsia="pt-BR"/>
            </w:rPr>
          </w:pPr>
          <w:hyperlink w:anchor="_Toc151554376">
            <w:r>
              <w:rPr>
                <w:rStyle w:val="Hyperlink"/>
                <w:rFonts w:eastAsia="Calibri" w:cs="Arial"/>
              </w:rPr>
              <w:t>1.</w:t>
            </w:r>
            <w:r>
              <w:rPr>
                <w:rStyle w:val="Hyperlink"/>
                <w:rFonts w:ascii="Calibri" w:hAnsi="Calibri"/>
                <w:b w:val="0"/>
                <w:caps w:val="0"/>
                <w:kern w:val="2"/>
                <w:sz w:val="22"/>
                <w:lang w:eastAsia="pt-BR"/>
              </w:rPr>
              <w:tab/>
            </w:r>
            <w:r>
              <w:rPr>
                <w:rStyle w:val="Hyperlink"/>
                <w:rFonts w:eastAsia="Calibri" w:cs="Arial"/>
              </w:rPr>
              <w:t>INTRODUÇÃO</w:t>
            </w:r>
            <w:r>
              <w:fldChar w:fldCharType="begin"/>
            </w:r>
            <w:r>
              <w:rPr>
                <w:webHidden/>
              </w:rPr>
              <w:instrText>PAGEREF _Toc151554376 \h</w:instrText>
            </w:r>
            <w:r>
              <w:fldChar w:fldCharType="separate"/>
            </w:r>
            <w:r>
              <w:rPr>
                <w:rStyle w:val="Hyperlink"/>
                <w:vanish/>
                <w:webHidden/>
              </w:rPr>
              <w:fldChar w:fldCharType="begin"/>
            </w:r>
            <w:r>
              <w:rPr>
                <w:webHidden/>
              </w:rPr>
              <w:fldChar w:fldCharType="end"/>
            </w:r>
            <w:r>
              <w:rPr>
                <w:rStyle w:val="Hyperlink"/>
                <w:vanish/>
              </w:rPr>
              <w:t xml:space="preserve"> PAGEREF _Toc151554376 \h Erro: Origem da referência não encontrada</w:t>
            </w:r>
            <w:r>
              <w:rPr>
                <w:rStyle w:val="Hyperlink"/>
                <w:vanish/>
              </w:rPr>
              <w:fldChar w:fldCharType="end"/>
            </w:r>
          </w:hyperlink>
        </w:p>
        <w:p w14:paraId="669BF88B"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2</w:t>
          </w:r>
          <w:hyperlink w:anchor="_Toc151554376">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PROBLEMATIZAÇÃO</w:t>
            </w:r>
            <w:r>
              <w:fldChar w:fldCharType="begin"/>
            </w:r>
            <w:r>
              <w:rPr>
                <w:webHidden/>
              </w:rPr>
              <w:instrText>PAGEREF _Toc151554376 \h</w:instrText>
            </w:r>
            <w:r>
              <w:fldChar w:fldCharType="separate"/>
            </w:r>
            <w:r>
              <w:rPr>
                <w:rStyle w:val="Hyperlink"/>
                <w:vanish/>
                <w:webHidden/>
              </w:rPr>
              <w:fldChar w:fldCharType="begin"/>
            </w:r>
            <w:r>
              <w:rPr>
                <w:webHidden/>
              </w:rPr>
              <w:fldChar w:fldCharType="end"/>
            </w:r>
            <w:r>
              <w:rPr>
                <w:rStyle w:val="Hyperlink"/>
                <w:vanish/>
              </w:rPr>
              <w:t xml:space="preserve"> PAGEREF _Toc151554376 \h Erro: Origem da referência não encontrada</w:t>
            </w:r>
            <w:r>
              <w:rPr>
                <w:rStyle w:val="Hyperlink"/>
                <w:vanish/>
              </w:rPr>
              <w:fldChar w:fldCharType="end"/>
            </w:r>
          </w:hyperlink>
        </w:p>
        <w:p w14:paraId="089AE489" w14:textId="77777777" w:rsidR="001A6BE4" w:rsidRDefault="00BF4BB7">
          <w:pPr>
            <w:pStyle w:val="Sumrio1"/>
            <w:tabs>
              <w:tab w:val="left" w:pos="660"/>
              <w:tab w:val="right" w:leader="dot" w:pos="9628"/>
            </w:tabs>
            <w:rPr>
              <w:rFonts w:ascii="Calibri" w:hAnsi="Calibri"/>
              <w:b w:val="0"/>
              <w:caps w:val="0"/>
              <w:kern w:val="2"/>
              <w:sz w:val="22"/>
              <w:lang w:eastAsia="pt-BR"/>
            </w:rPr>
          </w:pPr>
          <w:hyperlink w:anchor="_Toc151554377">
            <w:r>
              <w:rPr>
                <w:rStyle w:val="Hyperlink"/>
                <w:rFonts w:eastAsia="Calibri" w:cs="Arial"/>
              </w:rPr>
              <w:t>3.</w:t>
            </w:r>
            <w:r>
              <w:rPr>
                <w:rStyle w:val="Hyperlink"/>
                <w:rFonts w:ascii="Calibri" w:hAnsi="Calibri"/>
                <w:b w:val="0"/>
                <w:caps w:val="0"/>
                <w:kern w:val="2"/>
                <w:sz w:val="22"/>
                <w:lang w:eastAsia="pt-BR"/>
              </w:rPr>
              <w:tab/>
            </w:r>
            <w:r>
              <w:rPr>
                <w:rStyle w:val="Hyperlink"/>
                <w:rFonts w:eastAsia="Calibri" w:cs="Arial"/>
              </w:rPr>
              <w:t>OBJETIVOS</w:t>
            </w:r>
            <w:r>
              <w:fldChar w:fldCharType="begin"/>
            </w:r>
            <w:r>
              <w:rPr>
                <w:webHidden/>
              </w:rPr>
              <w:instrText>PAGEREF _Toc151554377 \h</w:instrText>
            </w:r>
            <w:r>
              <w:fldChar w:fldCharType="separate"/>
            </w:r>
            <w:r>
              <w:rPr>
                <w:rStyle w:val="Hyperlink"/>
                <w:vanish/>
                <w:webHidden/>
              </w:rPr>
              <w:fldChar w:fldCharType="begin"/>
            </w:r>
            <w:r>
              <w:rPr>
                <w:webHidden/>
              </w:rPr>
              <w:fldChar w:fldCharType="end"/>
            </w:r>
            <w:r>
              <w:rPr>
                <w:rStyle w:val="Hyperlink"/>
                <w:vanish/>
              </w:rPr>
              <w:t xml:space="preserve"> PAGEREF _Toc151554377 \h Erro: Origem da referência não encontrada</w:t>
            </w:r>
            <w:r>
              <w:rPr>
                <w:rStyle w:val="Hyperlink"/>
                <w:vanish/>
              </w:rPr>
              <w:fldChar w:fldCharType="end"/>
            </w:r>
          </w:hyperlink>
        </w:p>
        <w:p w14:paraId="393E0ECC" w14:textId="77777777" w:rsidR="001A6BE4" w:rsidRDefault="00BF4BB7">
          <w:pPr>
            <w:pStyle w:val="Sumrio2"/>
            <w:tabs>
              <w:tab w:val="left" w:pos="880"/>
              <w:tab w:val="right" w:leader="dot" w:pos="9628"/>
            </w:tabs>
            <w:rPr>
              <w:lang w:eastAsia="pt-BR"/>
            </w:rPr>
          </w:pPr>
          <w:r>
            <w:t>3</w:t>
          </w:r>
          <w:hyperlink w:anchor="_Toc151554378">
            <w:r>
              <w:rPr>
                <w:rStyle w:val="Hyperlink"/>
              </w:rPr>
              <w:t>.1</w:t>
            </w:r>
            <w:r>
              <w:rPr>
                <w:rStyle w:val="Hyperlink"/>
                <w:lang w:eastAsia="pt-BR"/>
              </w:rPr>
              <w:tab/>
            </w:r>
            <w:r>
              <w:rPr>
                <w:rStyle w:val="Hyperlink"/>
              </w:rPr>
              <w:t>OBJETIVOS GERAIS</w:t>
            </w:r>
            <w:r>
              <w:fldChar w:fldCharType="begin"/>
            </w:r>
            <w:r>
              <w:rPr>
                <w:webHidden/>
              </w:rPr>
              <w:instrText>PAGEREF _Toc151554378 \h</w:instrText>
            </w:r>
            <w:r>
              <w:fldChar w:fldCharType="separate"/>
            </w:r>
            <w:r>
              <w:rPr>
                <w:rStyle w:val="Hyperlink"/>
                <w:vanish/>
                <w:webHidden/>
              </w:rPr>
              <w:fldChar w:fldCharType="begin"/>
            </w:r>
            <w:r>
              <w:rPr>
                <w:webHidden/>
              </w:rPr>
              <w:fldChar w:fldCharType="end"/>
            </w:r>
            <w:r>
              <w:rPr>
                <w:rStyle w:val="Hyperlink"/>
                <w:vanish/>
              </w:rPr>
              <w:t xml:space="preserve"> PAGEREF _Toc151554378 \h Erro: Origem da referência não encontrada</w:t>
            </w:r>
            <w:r>
              <w:rPr>
                <w:rStyle w:val="Hyperlink"/>
                <w:vanish/>
              </w:rPr>
              <w:fldChar w:fldCharType="end"/>
            </w:r>
          </w:hyperlink>
        </w:p>
        <w:p w14:paraId="1CCA7656" w14:textId="77777777" w:rsidR="001A6BE4" w:rsidRDefault="00BF4BB7">
          <w:pPr>
            <w:pStyle w:val="Sumrio2"/>
            <w:tabs>
              <w:tab w:val="left" w:pos="880"/>
              <w:tab w:val="right" w:leader="dot" w:pos="9628"/>
            </w:tabs>
            <w:rPr>
              <w:lang w:eastAsia="pt-BR"/>
            </w:rPr>
          </w:pPr>
          <w:r>
            <w:t>3</w:t>
          </w:r>
          <w:hyperlink w:anchor="_Toc151554379">
            <w:r>
              <w:rPr>
                <w:rStyle w:val="Hyperlink"/>
              </w:rPr>
              <w:t>.2</w:t>
            </w:r>
            <w:r>
              <w:rPr>
                <w:rStyle w:val="Hyperlink"/>
                <w:lang w:eastAsia="pt-BR"/>
              </w:rPr>
              <w:tab/>
            </w:r>
            <w:r>
              <w:rPr>
                <w:rStyle w:val="Hyperlink"/>
              </w:rPr>
              <w:t>OBJETIVOS ESPECÍFICOS</w:t>
            </w:r>
            <w:r>
              <w:fldChar w:fldCharType="begin"/>
            </w:r>
            <w:r>
              <w:rPr>
                <w:webHidden/>
              </w:rPr>
              <w:instrText>PAGEREF _Toc151554379 \h</w:instrText>
            </w:r>
            <w:r>
              <w:fldChar w:fldCharType="separate"/>
            </w:r>
            <w:r>
              <w:rPr>
                <w:rStyle w:val="Hyperlink"/>
                <w:vanish/>
                <w:webHidden/>
              </w:rPr>
              <w:fldChar w:fldCharType="begin"/>
            </w:r>
            <w:r>
              <w:rPr>
                <w:webHidden/>
              </w:rPr>
              <w:fldChar w:fldCharType="end"/>
            </w:r>
            <w:r>
              <w:rPr>
                <w:rStyle w:val="Hyperlink"/>
                <w:vanish/>
              </w:rPr>
              <w:t xml:space="preserve"> PAGEREF _Toc151554379 \h Erro: Origem da referência não encontrada</w:t>
            </w:r>
            <w:r>
              <w:rPr>
                <w:rStyle w:val="Hyperlink"/>
                <w:vanish/>
              </w:rPr>
              <w:fldChar w:fldCharType="end"/>
            </w:r>
          </w:hyperlink>
        </w:p>
        <w:p w14:paraId="1E2A8CFF"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4</w:t>
          </w:r>
          <w:hyperlink w:anchor="_Toc151554380">
            <w:r>
              <w:rPr>
                <w:rStyle w:val="Hyperlink"/>
                <w:rFonts w:eastAsia="Calibri" w:cs="Arial"/>
              </w:rPr>
              <w:t>.</w:t>
            </w:r>
            <w:r>
              <w:rPr>
                <w:rStyle w:val="Hyperlink"/>
                <w:rFonts w:ascii="Calibri" w:hAnsi="Calibri"/>
                <w:b w:val="0"/>
                <w:caps w:val="0"/>
                <w:kern w:val="2"/>
                <w:sz w:val="22"/>
                <w:lang w:eastAsia="pt-BR"/>
              </w:rPr>
              <w:tab/>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RELEVÂNCIA OU JUSTIFICATIVA</w:t>
            </w:r>
            <w:r>
              <w:rPr>
                <w:webHidden/>
              </w:rPr>
              <w:fldChar w:fldCharType="end"/>
            </w:r>
          </w:hyperlink>
        </w:p>
        <w:p w14:paraId="616FDE9D" w14:textId="77777777" w:rsidR="001A6BE4" w:rsidRDefault="00BF4BB7">
          <w:pPr>
            <w:pStyle w:val="Sumrio1"/>
            <w:tabs>
              <w:tab w:val="left" w:pos="660"/>
              <w:tab w:val="right" w:leader="dot" w:pos="9628"/>
            </w:tabs>
            <w:rPr>
              <w:rFonts w:ascii="Calibri" w:hAnsi="Calibri"/>
              <w:b w:val="0"/>
              <w:caps w:val="0"/>
              <w:kern w:val="2"/>
              <w:sz w:val="22"/>
              <w:lang w:eastAsia="pt-BR"/>
            </w:rPr>
          </w:pPr>
          <w:r>
            <w:rPr>
              <w:rStyle w:val="Vnculodendiceuser"/>
              <w:rFonts w:eastAsia="Calibri" w:cs="Arial"/>
            </w:rPr>
            <w:t>5</w:t>
          </w:r>
          <w:hyperlink w:anchor="_Toc151554380">
            <w:r>
              <w:rPr>
                <w:rStyle w:val="Hyperlink"/>
                <w:rFonts w:eastAsia="Calibri" w:cs="Arial"/>
              </w:rPr>
              <w:t>.</w:t>
            </w:r>
            <w:r>
              <w:rPr>
                <w:rStyle w:val="Hyperlink"/>
                <w:rFonts w:ascii="Calibri" w:eastAsia="Calibri" w:hAnsi="Calibri" w:cs="Arial"/>
                <w:b w:val="0"/>
                <w:caps w:val="0"/>
                <w:kern w:val="2"/>
                <w:sz w:val="22"/>
                <w:lang w:eastAsia="pt-BR"/>
              </w:rPr>
              <w:tab/>
            </w:r>
            <w:r>
              <w:rPr>
                <w:rStyle w:val="Hyperlink"/>
                <w:rFonts w:eastAsia="Calibri" w:cs="Arial"/>
              </w:rPr>
              <w:t>R</w:t>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EVISÃO DA LITERATURA</w:t>
            </w:r>
            <w:r>
              <w:rPr>
                <w:webHidden/>
              </w:rPr>
              <w:fldChar w:fldCharType="end"/>
            </w:r>
          </w:hyperlink>
        </w:p>
        <w:p w14:paraId="1BBC0DEC"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6</w:t>
          </w:r>
          <w:hyperlink w:anchor="_Toc151554381">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METODOLOGIA</w:t>
            </w:r>
            <w:r>
              <w:fldChar w:fldCharType="begin"/>
            </w:r>
            <w:r>
              <w:rPr>
                <w:webHidden/>
              </w:rPr>
              <w:instrText>PAGEREF _Toc151554381 \h</w:instrText>
            </w:r>
            <w:r>
              <w:fldChar w:fldCharType="separate"/>
            </w:r>
            <w:r>
              <w:rPr>
                <w:rStyle w:val="Hyperlink"/>
                <w:vanish/>
                <w:webHidden/>
              </w:rPr>
              <w:fldChar w:fldCharType="begin"/>
            </w:r>
            <w:r>
              <w:rPr>
                <w:webHidden/>
              </w:rPr>
              <w:fldChar w:fldCharType="end"/>
            </w:r>
            <w:r>
              <w:rPr>
                <w:rStyle w:val="Hyperlink"/>
                <w:vanish/>
              </w:rPr>
              <w:t xml:space="preserve"> PAGEREF _Toc151554381 \h Erro: Origem da referência não encontrada</w:t>
            </w:r>
            <w:r>
              <w:rPr>
                <w:rStyle w:val="Hyperlink"/>
                <w:vanish/>
              </w:rPr>
              <w:fldChar w:fldCharType="end"/>
            </w:r>
          </w:hyperlink>
        </w:p>
        <w:p w14:paraId="186EC4E5"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7</w:t>
          </w:r>
          <w:hyperlink w:anchor="_Toc151554382">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CRONOGRAMA FÍSICO</w:t>
            </w:r>
            <w:r>
              <w:fldChar w:fldCharType="begin"/>
            </w:r>
            <w:r>
              <w:rPr>
                <w:webHidden/>
              </w:rPr>
              <w:instrText>PAGEREF _Toc151554382 \h</w:instrText>
            </w:r>
            <w:r>
              <w:fldChar w:fldCharType="separate"/>
            </w:r>
            <w:r>
              <w:rPr>
                <w:rStyle w:val="Hyperlink"/>
                <w:vanish/>
                <w:webHidden/>
              </w:rPr>
              <w:fldChar w:fldCharType="begin"/>
            </w:r>
            <w:r>
              <w:rPr>
                <w:webHidden/>
              </w:rPr>
              <w:fldChar w:fldCharType="end"/>
            </w:r>
            <w:r>
              <w:rPr>
                <w:rStyle w:val="Hyperlink"/>
                <w:vanish/>
              </w:rPr>
              <w:t xml:space="preserve"> PAGEREF _Toc151554382 \h Erro: Origem da referência não encontrada</w:t>
            </w:r>
            <w:r>
              <w:rPr>
                <w:rStyle w:val="Hyperlink"/>
                <w:vanish/>
              </w:rPr>
              <w:fldChar w:fldCharType="end"/>
            </w:r>
          </w:hyperlink>
        </w:p>
        <w:p w14:paraId="6C843478"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8</w:t>
          </w:r>
          <w:hyperlink w:anchor="_Toc151554383">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REFERÊNCIAS</w:t>
            </w:r>
            <w:r>
              <w:fldChar w:fldCharType="begin"/>
            </w:r>
            <w:r>
              <w:rPr>
                <w:webHidden/>
              </w:rPr>
              <w:instrText>PAGEREF _Toc151554383 \h</w:instrText>
            </w:r>
            <w:r>
              <w:fldChar w:fldCharType="separate"/>
            </w:r>
            <w:r>
              <w:rPr>
                <w:rStyle w:val="Hyperlink"/>
                <w:vanish/>
                <w:webHidden/>
              </w:rPr>
              <w:fldChar w:fldCharType="begin"/>
            </w:r>
            <w:r>
              <w:rPr>
                <w:webHidden/>
              </w:rPr>
              <w:fldChar w:fldCharType="end"/>
            </w:r>
            <w:r>
              <w:rPr>
                <w:rStyle w:val="Hyperlink"/>
                <w:vanish/>
              </w:rPr>
              <w:t xml:space="preserve"> PAGEREF _Toc151554383 \h Erro: Origem da referência não encontrada</w:t>
            </w:r>
            <w:r>
              <w:rPr>
                <w:rStyle w:val="Hyperlink"/>
                <w:vanish/>
              </w:rPr>
              <w:fldChar w:fldCharType="end"/>
            </w:r>
          </w:hyperlink>
        </w:p>
        <w:p w14:paraId="26DDD10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9</w:t>
          </w:r>
          <w:hyperlink w:anchor="_Toc151554384">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GLOSSÁRIO/TERMOS CONSIDERADOS RELEVANTES</w:t>
            </w:r>
            <w:r>
              <w:fldChar w:fldCharType="begin"/>
            </w:r>
            <w:r>
              <w:rPr>
                <w:webHidden/>
              </w:rPr>
              <w:instrText>PAGEREF _Toc151554384 \h</w:instrText>
            </w:r>
            <w:r>
              <w:fldChar w:fldCharType="separate"/>
            </w:r>
            <w:r>
              <w:rPr>
                <w:rStyle w:val="Hyperlink"/>
                <w:vanish/>
                <w:webHidden/>
              </w:rPr>
              <w:fldChar w:fldCharType="begin"/>
            </w:r>
            <w:r>
              <w:rPr>
                <w:webHidden/>
              </w:rPr>
              <w:fldChar w:fldCharType="end"/>
            </w:r>
            <w:r>
              <w:rPr>
                <w:rStyle w:val="Hyperlink"/>
                <w:vanish/>
              </w:rPr>
              <w:t xml:space="preserve"> PAGEREF _Toc151554384 \h Erro: Origem da referência não encontrada</w:t>
            </w:r>
            <w:r>
              <w:rPr>
                <w:rStyle w:val="Hyperlink"/>
                <w:vanish/>
              </w:rPr>
              <w:fldChar w:fldCharType="end"/>
            </w:r>
          </w:hyperlink>
        </w:p>
        <w:p w14:paraId="26A9206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10</w:t>
          </w:r>
          <w:hyperlink w:anchor="_Toc151554385">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OBSERVAÇÕES</w:t>
            </w:r>
            <w:r>
              <w:fldChar w:fldCharType="begin"/>
            </w:r>
            <w:r>
              <w:rPr>
                <w:webHidden/>
              </w:rPr>
              <w:instrText>PAGEREF _Toc151554385 \h</w:instrText>
            </w:r>
            <w:r>
              <w:fldChar w:fldCharType="separate"/>
            </w:r>
            <w:r>
              <w:rPr>
                <w:rStyle w:val="Hyperlink"/>
                <w:vanish/>
                <w:webHidden/>
              </w:rPr>
              <w:fldChar w:fldCharType="begin"/>
            </w:r>
            <w:r>
              <w:rPr>
                <w:webHidden/>
              </w:rPr>
              <w:fldChar w:fldCharType="end"/>
            </w:r>
            <w:r>
              <w:rPr>
                <w:rStyle w:val="Hyperlink"/>
                <w:vanish/>
              </w:rPr>
              <w:t xml:space="preserve"> PAGEREF _Toc151554385 \h Erro: Origem da referência não encontrada</w:t>
            </w:r>
            <w:r>
              <w:rPr>
                <w:rStyle w:val="Hyperlink"/>
                <w:vanish/>
              </w:rPr>
              <w:fldChar w:fldCharType="end"/>
            </w:r>
          </w:hyperlink>
        </w:p>
        <w:p w14:paraId="414D2354" w14:textId="77777777" w:rsidR="001A6BE4" w:rsidRDefault="001A6BE4"/>
        <w:p w14:paraId="4751166C" w14:textId="77777777" w:rsidR="001A6BE4" w:rsidRDefault="001A6BE4">
          <w:pPr>
            <w:spacing w:before="0" w:after="960"/>
            <w:sectPr w:rsidR="001A6BE4">
              <w:headerReference w:type="default" r:id="rId15"/>
              <w:headerReference w:type="first" r:id="rId16"/>
              <w:pgSz w:w="11906" w:h="16838"/>
              <w:pgMar w:top="1701" w:right="1134" w:bottom="1134" w:left="1134" w:header="720" w:footer="0" w:gutter="0"/>
              <w:pgNumType w:start="0"/>
              <w:cols w:space="720"/>
              <w:formProt w:val="0"/>
              <w:docGrid w:linePitch="360"/>
            </w:sectPr>
          </w:pPr>
        </w:p>
        <w:p w14:paraId="0CD5FCF6" w14:textId="77777777" w:rsidR="001A6BE4" w:rsidRDefault="00BF4BB7">
          <w:pPr>
            <w:pStyle w:val="Ttulo1"/>
          </w:pPr>
          <w:bookmarkStart w:id="7" w:name="_Toc434956075"/>
          <w:bookmarkStart w:id="8" w:name="_Toc436215888"/>
          <w:r>
            <w:lastRenderedPageBreak/>
            <w:t>Introdução</w:t>
          </w:r>
          <w:bookmarkEnd w:id="7"/>
          <w:bookmarkEnd w:id="8"/>
        </w:p>
        <w:p w14:paraId="08562709" w14:textId="77777777" w:rsidR="001A6BE4" w:rsidRDefault="00BF4BB7">
          <w:pPr>
            <w:pStyle w:val="Corpodetexto"/>
            <w:spacing w:after="120" w:line="360" w:lineRule="auto"/>
            <w:rPr>
              <w:rFonts w:cs="Arial"/>
              <w:szCs w:val="24"/>
            </w:rPr>
          </w:pPr>
          <w:r>
            <w:rPr>
              <w:rFonts w:cs="Arial"/>
              <w:szCs w:val="24"/>
            </w:rPr>
            <w:t>O uso das Tecnologias da Informação e Comunicação (TICs) tem se mostrado cada vez mais relevante na área da saúde, contribuindo para a melhoria na qualidade dos serviços oferecidos e para a otimização da prestação de cuidados (CIRNE et al., 2023).</w:t>
          </w:r>
        </w:p>
        <w:p w14:paraId="6C244A8D" w14:textId="77777777" w:rsidR="001A6BE4" w:rsidRDefault="00BF4BB7">
          <w:pPr>
            <w:pStyle w:val="Corpodetexto"/>
            <w:spacing w:after="120" w:line="360" w:lineRule="auto"/>
            <w:rPr>
              <w:rFonts w:cs="Arial"/>
              <w:szCs w:val="24"/>
            </w:rPr>
          </w:pPr>
          <w:r>
            <w:rPr>
              <w:rFonts w:cs="Arial"/>
              <w:szCs w:val="24"/>
            </w:rPr>
            <w:t xml:space="preserve">Entretanto, um desafio persistente nos serviços de saúde é o </w:t>
          </w:r>
          <w:r>
            <w:rPr>
              <w:rStyle w:val="Forte"/>
              <w:rFonts w:cs="Arial"/>
              <w:b w:val="0"/>
              <w:bCs w:val="0"/>
              <w:szCs w:val="24"/>
            </w:rPr>
            <w:t>absenteísmo</w:t>
          </w:r>
          <w:r>
            <w:rPr>
              <w:rFonts w:cs="Arial"/>
              <w:szCs w:val="24"/>
            </w:rPr>
            <w:t xml:space="preserve"> dos pacientes em consultas previamente agendadas, o que compromete a eficiência do sistema, gera desperdício de recursos e amplia o tempo de espera por atendimento. Segundo o Ministério da Saúde (BRASIL, 2025), o Sistema Único de Saúde (SUS) já adota estratégias para melhorar a comunicação com os usuários, como o uso do Prontuário Eletrônico, que é uma de suas recomendações prioritárias.</w:t>
          </w:r>
        </w:p>
        <w:p w14:paraId="474CEB99" w14:textId="77777777" w:rsidR="001A6BE4" w:rsidRDefault="00BF4BB7">
          <w:pPr>
            <w:pStyle w:val="Corpodetexto"/>
            <w:spacing w:after="120" w:line="360" w:lineRule="auto"/>
            <w:rPr>
              <w:rFonts w:cs="Arial"/>
              <w:szCs w:val="24"/>
            </w:rPr>
          </w:pPr>
          <w:r>
            <w:rPr>
              <w:rFonts w:cs="Arial"/>
              <w:szCs w:val="24"/>
            </w:rPr>
            <w:t xml:space="preserve">Com o avanço do acesso à tecnologia, torna-se possível propor soluções que não apenas facilitem o uso de ferramentas digitais, mas também incentivem o engajamento dos pacientes. Este trabalho tem como objetivo </w:t>
          </w:r>
          <w:r>
            <w:rPr>
              <w:rStyle w:val="Forte"/>
              <w:rFonts w:cs="Arial"/>
              <w:b w:val="0"/>
              <w:bCs w:val="0"/>
              <w:szCs w:val="24"/>
            </w:rPr>
            <w:t>desenvolver uma solução tecnológica que permita ao usuário monitorar e gerenciar suas consultas, armazenar e consultar suas informações de saúde de forma organizada</w:t>
          </w:r>
          <w:r>
            <w:rPr>
              <w:rFonts w:cs="Arial"/>
              <w:szCs w:val="24"/>
            </w:rPr>
            <w:t>, promovendo uma maior adesão aos atendimentos e reduzindo o absenteísmo.</w:t>
          </w:r>
        </w:p>
        <w:p w14:paraId="6CF72778" w14:textId="77777777" w:rsidR="001A6BE4" w:rsidRDefault="001A6BE4">
          <w:pPr>
            <w:pStyle w:val="Corpodetexto"/>
            <w:spacing w:after="120" w:line="360" w:lineRule="auto"/>
            <w:rPr>
              <w:rFonts w:cs="Arial"/>
              <w:szCs w:val="24"/>
            </w:rPr>
          </w:pPr>
        </w:p>
        <w:p w14:paraId="60B20D18" w14:textId="77777777" w:rsidR="001A6BE4" w:rsidRDefault="001A6BE4">
          <w:pPr>
            <w:pStyle w:val="Corpodetexto"/>
            <w:spacing w:after="120" w:line="360" w:lineRule="auto"/>
            <w:rPr>
              <w:rFonts w:cs="Arial"/>
              <w:szCs w:val="24"/>
            </w:rPr>
          </w:pPr>
        </w:p>
        <w:p w14:paraId="29AD3E24" w14:textId="77777777" w:rsidR="001A6BE4" w:rsidRDefault="001A6BE4">
          <w:pPr>
            <w:pStyle w:val="Corpodetexto"/>
            <w:spacing w:after="120" w:line="360" w:lineRule="auto"/>
            <w:rPr>
              <w:rFonts w:cs="Arial"/>
              <w:szCs w:val="24"/>
            </w:rPr>
          </w:pPr>
        </w:p>
        <w:p w14:paraId="7635BE8C" w14:textId="77777777" w:rsidR="001A6BE4" w:rsidRDefault="001A6BE4">
          <w:pPr>
            <w:pStyle w:val="Corpodetexto"/>
            <w:spacing w:after="120" w:line="360" w:lineRule="auto"/>
            <w:rPr>
              <w:rFonts w:cs="Arial"/>
              <w:szCs w:val="24"/>
            </w:rPr>
          </w:pPr>
        </w:p>
        <w:p w14:paraId="06DBE80A" w14:textId="77777777" w:rsidR="001A6BE4" w:rsidRDefault="001A6BE4">
          <w:pPr>
            <w:pStyle w:val="Corpodetexto"/>
            <w:spacing w:after="120" w:line="360" w:lineRule="auto"/>
            <w:rPr>
              <w:rFonts w:cs="Arial"/>
              <w:szCs w:val="24"/>
            </w:rPr>
          </w:pPr>
        </w:p>
        <w:p w14:paraId="3D617FC1" w14:textId="77777777" w:rsidR="001A6BE4" w:rsidRDefault="001A6BE4">
          <w:pPr>
            <w:pStyle w:val="Corpodetexto"/>
            <w:spacing w:after="120" w:line="360" w:lineRule="auto"/>
            <w:rPr>
              <w:rFonts w:cs="Arial"/>
              <w:szCs w:val="24"/>
            </w:rPr>
          </w:pPr>
        </w:p>
        <w:p w14:paraId="606EEAD3" w14:textId="77777777" w:rsidR="001A6BE4" w:rsidRDefault="001A6BE4">
          <w:pPr>
            <w:pStyle w:val="Corpodetexto"/>
            <w:spacing w:after="120" w:line="360" w:lineRule="auto"/>
            <w:rPr>
              <w:rFonts w:cs="Arial"/>
              <w:szCs w:val="24"/>
            </w:rPr>
          </w:pPr>
        </w:p>
        <w:p w14:paraId="1A338715" w14:textId="77777777" w:rsidR="001A6BE4" w:rsidRDefault="001A6BE4">
          <w:pPr>
            <w:pStyle w:val="Corpodetexto"/>
            <w:spacing w:after="120" w:line="360" w:lineRule="auto"/>
            <w:rPr>
              <w:rFonts w:cs="Arial"/>
              <w:szCs w:val="24"/>
            </w:rPr>
          </w:pPr>
        </w:p>
        <w:p w14:paraId="45D1EFB8" w14:textId="77777777" w:rsidR="001A6BE4" w:rsidRDefault="001A6BE4">
          <w:pPr>
            <w:pStyle w:val="Corpodetexto"/>
            <w:spacing w:after="120" w:line="360" w:lineRule="auto"/>
            <w:rPr>
              <w:rFonts w:cs="Arial"/>
              <w:szCs w:val="24"/>
            </w:rPr>
          </w:pPr>
        </w:p>
        <w:p w14:paraId="21E63D70" w14:textId="77777777" w:rsidR="001A6BE4" w:rsidRDefault="001A6BE4">
          <w:pPr>
            <w:pStyle w:val="Corpodetexto"/>
            <w:spacing w:after="120" w:line="360" w:lineRule="auto"/>
            <w:rPr>
              <w:rFonts w:cs="Arial"/>
              <w:szCs w:val="24"/>
            </w:rPr>
          </w:pPr>
        </w:p>
        <w:p w14:paraId="18CFB221" w14:textId="77777777" w:rsidR="001A6BE4" w:rsidRDefault="001A6BE4">
          <w:pPr>
            <w:pStyle w:val="Corpodetexto"/>
            <w:spacing w:after="120" w:line="360" w:lineRule="auto"/>
            <w:rPr>
              <w:rFonts w:cs="Arial"/>
              <w:szCs w:val="24"/>
            </w:rPr>
          </w:pPr>
        </w:p>
        <w:p w14:paraId="72F1578E" w14:textId="77777777" w:rsidR="001A6BE4" w:rsidRDefault="001A6BE4">
          <w:pPr>
            <w:pStyle w:val="Corpodetexto"/>
            <w:spacing w:after="120" w:line="360" w:lineRule="auto"/>
            <w:rPr>
              <w:rFonts w:cs="Arial"/>
              <w:szCs w:val="24"/>
            </w:rPr>
          </w:pPr>
        </w:p>
        <w:p w14:paraId="2FB8CBF0" w14:textId="2F14D8B3" w:rsidR="001A6BE4" w:rsidRDefault="00A53A65">
          <w:pPr>
            <w:pStyle w:val="Corpodetexto"/>
            <w:spacing w:after="120" w:line="360" w:lineRule="auto"/>
            <w:rPr>
              <w:rFonts w:cs="Arial"/>
              <w:szCs w:val="24"/>
            </w:rPr>
          </w:pPr>
          <w:r>
            <w:rPr>
              <w:rFonts w:cs="Arial"/>
              <w:szCs w:val="24"/>
            </w:rPr>
            <w:lastRenderedPageBreak/>
            <w:t>1.</w:t>
          </w:r>
          <w:r w:rsidR="00BF4BB7">
            <w:rPr>
              <w:rFonts w:cs="Arial"/>
              <w:szCs w:val="24"/>
            </w:rPr>
            <w:t>2. PROBLEMATIZAÇÃO</w:t>
          </w:r>
        </w:p>
        <w:p w14:paraId="5F7478A6" w14:textId="77777777" w:rsidR="001A6BE4" w:rsidRDefault="00BF4BB7" w:rsidP="00421E06">
          <w:pPr>
            <w:pStyle w:val="Corpodetexto"/>
            <w:spacing w:line="360" w:lineRule="auto"/>
            <w:rPr>
              <w:rFonts w:cs="Arial"/>
              <w:szCs w:val="24"/>
            </w:rPr>
          </w:pPr>
          <w:r>
            <w:rPr>
              <w:rFonts w:cs="Arial"/>
              <w:szCs w:val="24"/>
            </w:rPr>
            <w:t>A observação da jornada de pacientes, especialmente aqueles com condições crônicas, revela uma sobrecarga constante na gestão de suas próprias informações de saúde. A dependência de documentos em papel, somada à fragmentação de dados em múltiplos portais e aplicativos, cria uma barreira que dificulta a adesão ao tratamento e a autonomia. Reconhecendo este desafio, surgiu a motivação para desenvolver um software que centralize esses dados e devolva ao paciente o controle sobre seu histórico médico.</w:t>
          </w:r>
        </w:p>
        <w:p w14:paraId="12455691" w14:textId="77777777" w:rsidR="001A6BE4" w:rsidRDefault="00BF4BB7">
          <w:pPr>
            <w:pStyle w:val="Corpodetexto"/>
            <w:spacing w:after="160" w:line="360" w:lineRule="auto"/>
            <w:rPr>
              <w:rFonts w:cs="Arial"/>
              <w:szCs w:val="24"/>
            </w:rPr>
          </w:pPr>
          <w:r>
            <w:rPr>
              <w:rFonts w:cs="Arial"/>
              <w:szCs w:val="24"/>
            </w:rPr>
            <w:t>Este sistema está sendo elaborado para atender às necessidades específicas de quem gerencia múltiplas frentes de cuidado. O objetivo é oferecer uma solução unificada que visa simplificar a organização de exames, consultas e medicamentos, tornando a rotina de saúde mais segura e eficiente. Além disso, a plataforma busca fortalecer a comunicação entre paciente e profissional de saúde, fornecendo dados claros e organizados que qualificam o atendimento.</w:t>
          </w:r>
        </w:p>
        <w:p w14:paraId="04469842" w14:textId="77777777" w:rsidR="001A6BE4" w:rsidRDefault="001A6BE4">
          <w:pPr>
            <w:pStyle w:val="Corpodetexto"/>
            <w:spacing w:after="160" w:line="360" w:lineRule="auto"/>
            <w:rPr>
              <w:rFonts w:cs="Arial"/>
              <w:szCs w:val="24"/>
            </w:rPr>
          </w:pPr>
        </w:p>
        <w:p w14:paraId="2C7F7C8A" w14:textId="5B2C81D0" w:rsidR="001A6BE4" w:rsidRDefault="00A53A65">
          <w:pPr>
            <w:pStyle w:val="Corpodetexto"/>
            <w:spacing w:after="160" w:line="360" w:lineRule="auto"/>
            <w:rPr>
              <w:rFonts w:cs="Arial"/>
              <w:szCs w:val="24"/>
            </w:rPr>
          </w:pPr>
          <w:r>
            <w:rPr>
              <w:rFonts w:cs="Arial"/>
              <w:szCs w:val="24"/>
            </w:rPr>
            <w:t>1</w:t>
          </w:r>
          <w:r w:rsidR="00BF4BB7">
            <w:rPr>
              <w:rFonts w:cs="Arial"/>
              <w:szCs w:val="24"/>
            </w:rPr>
            <w:t>.</w:t>
          </w:r>
          <w:r>
            <w:rPr>
              <w:rFonts w:cs="Arial"/>
              <w:szCs w:val="24"/>
            </w:rPr>
            <w:t>3</w:t>
          </w:r>
          <w:r w:rsidR="00BF4BB7">
            <w:rPr>
              <w:rFonts w:cs="Arial"/>
              <w:szCs w:val="24"/>
            </w:rPr>
            <w:t xml:space="preserve"> OBJETIVOS GERAIS</w:t>
          </w:r>
        </w:p>
        <w:p w14:paraId="31D99552" w14:textId="786DBBC9" w:rsidR="001A6BE4" w:rsidRDefault="00BF4BB7">
          <w:pPr>
            <w:pStyle w:val="Corpodetexto"/>
            <w:spacing w:after="160" w:line="360" w:lineRule="auto"/>
            <w:rPr>
              <w:rFonts w:cs="Arial"/>
              <w:szCs w:val="24"/>
            </w:rPr>
          </w:pPr>
          <w:r>
            <w:rPr>
              <w:rFonts w:cs="Arial"/>
              <w:szCs w:val="24"/>
            </w:rPr>
            <w:t>O objetivo primordial deste Trabalho de Conclusão de Curso é a criação de um software abrangente, com foco em otimizar a gestão de agendamentos de consultas por parte do paciente e todas as informações pertinentes ao prontuário médico pessoal. Esse sistema visa preencher as lacunas existentes em softwares atuais bem como incentivar ao uso de tecnologia à toda população.</w:t>
          </w:r>
        </w:p>
        <w:p w14:paraId="24CA0A41" w14:textId="77777777" w:rsidR="007B5C78" w:rsidRDefault="007B5C78">
          <w:pPr>
            <w:pStyle w:val="Corpodetexto"/>
            <w:spacing w:after="160" w:line="360" w:lineRule="auto"/>
            <w:rPr>
              <w:rFonts w:cs="Arial"/>
              <w:szCs w:val="24"/>
            </w:rPr>
          </w:pPr>
        </w:p>
        <w:p w14:paraId="034246CE" w14:textId="1F05A889" w:rsidR="001A6BE4" w:rsidRDefault="00A53A65">
          <w:pPr>
            <w:pStyle w:val="Corpodetexto"/>
            <w:spacing w:after="160" w:line="360" w:lineRule="auto"/>
            <w:rPr>
              <w:rFonts w:cs="Arial"/>
              <w:szCs w:val="24"/>
            </w:rPr>
          </w:pPr>
          <w:r>
            <w:rPr>
              <w:rFonts w:cs="Arial"/>
              <w:szCs w:val="24"/>
            </w:rPr>
            <w:t>1.4</w:t>
          </w:r>
          <w:r w:rsidR="00BF4BB7">
            <w:rPr>
              <w:rFonts w:cs="Arial"/>
              <w:szCs w:val="24"/>
            </w:rPr>
            <w:t xml:space="preserve"> OBJETIVOS ESPECÍFICOS</w:t>
          </w:r>
        </w:p>
        <w:p w14:paraId="20A30269" w14:textId="2A923B80" w:rsidR="001A6BE4" w:rsidRDefault="00BF4BB7">
          <w:pPr>
            <w:pStyle w:val="Corpodetexto"/>
            <w:spacing w:after="160" w:line="360" w:lineRule="auto"/>
            <w:rPr>
              <w:rFonts w:cs="Arial"/>
              <w:szCs w:val="24"/>
            </w:rPr>
          </w:pPr>
          <w:r>
            <w:rPr>
              <w:rFonts w:cs="Arial"/>
              <w:szCs w:val="24"/>
            </w:rPr>
            <w:t xml:space="preserve">Como objetivos específicos, foram desenvolvidas diversas funcionalidades responsáveis pela construção do aplicativo. O sistema propõe o desenvolvimento de um software integrado capaz de simplificar e automatizar o processo de login e de agendamento por meio da utilização da </w:t>
          </w:r>
          <w:r w:rsidR="00565261">
            <w:rPr>
              <w:rFonts w:cs="Arial"/>
              <w:color w:val="0A0A0A"/>
              <w:shd w:val="clear" w:color="auto" w:fill="FFFFFF"/>
            </w:rPr>
            <w:t>Interface de Programação de Aplicações</w:t>
          </w:r>
          <w:r w:rsidR="00565261">
            <w:rPr>
              <w:rFonts w:cs="Arial"/>
              <w:szCs w:val="24"/>
            </w:rPr>
            <w:t xml:space="preserve"> (</w:t>
          </w:r>
          <w:r>
            <w:rPr>
              <w:rFonts w:cs="Arial"/>
              <w:szCs w:val="24"/>
            </w:rPr>
            <w:t>API</w:t>
          </w:r>
          <w:r w:rsidR="00565261">
            <w:rPr>
              <w:rFonts w:cs="Arial"/>
              <w:szCs w:val="24"/>
            </w:rPr>
            <w:t>)</w:t>
          </w:r>
          <w:r>
            <w:rPr>
              <w:rFonts w:cs="Arial"/>
              <w:szCs w:val="24"/>
            </w:rPr>
            <w:t xml:space="preserve"> do Google, proporcionando maior praticidade e segurança no acesso. Além disso, o aplicativo conta com uma funcionalidade que permite ao usuário realizar o agendamento de consultas de forma simples e organizada.</w:t>
          </w:r>
          <w:r w:rsidR="00BF4E29">
            <w:rPr>
              <w:rFonts w:cs="Arial"/>
              <w:szCs w:val="24"/>
            </w:rPr>
            <w:t xml:space="preserve"> </w:t>
          </w:r>
        </w:p>
        <w:p w14:paraId="7C2B80D4" w14:textId="504A8DED" w:rsidR="00BF4E29" w:rsidRDefault="00BF4E29">
          <w:pPr>
            <w:pStyle w:val="Corpodetexto"/>
            <w:spacing w:after="160" w:line="360" w:lineRule="auto"/>
            <w:rPr>
              <w:rFonts w:cs="Arial"/>
              <w:szCs w:val="24"/>
            </w:rPr>
          </w:pPr>
          <w:r>
            <w:rPr>
              <w:rFonts w:cs="Arial"/>
              <w:szCs w:val="24"/>
            </w:rPr>
            <w:lastRenderedPageBreak/>
            <w:t>O sistema permite que o usuário gerencie perfis diferentes, visando também cuidadores e usuários impossibilitados de atuarem sobre o sistema.</w:t>
          </w:r>
        </w:p>
        <w:p w14:paraId="28A04B1E" w14:textId="135161B9" w:rsidR="001A6BE4" w:rsidRDefault="00BF4BB7">
          <w:pPr>
            <w:pStyle w:val="Corpodetexto"/>
            <w:spacing w:after="160" w:line="360" w:lineRule="auto"/>
            <w:rPr>
              <w:rFonts w:cs="Arial"/>
              <w:szCs w:val="24"/>
            </w:rPr>
          </w:pPr>
          <w:r>
            <w:rPr>
              <w:rFonts w:cs="Arial"/>
              <w:szCs w:val="24"/>
            </w:rPr>
            <w:t>Também foi estabelecido um</w:t>
          </w:r>
          <w:ins w:id="9" w:author="Douglas Cunha" w:date="2026-03-30T14:21:00Z" w16du:dateUtc="2026-03-30T17:21:00Z">
            <w:r w:rsidR="00726DA8">
              <w:rPr>
                <w:rFonts w:cs="Arial"/>
                <w:szCs w:val="24"/>
              </w:rPr>
              <w:t>a</w:t>
            </w:r>
          </w:ins>
          <w:r>
            <w:rPr>
              <w:rFonts w:cs="Arial"/>
              <w:szCs w:val="24"/>
            </w:rPr>
            <w:t xml:space="preserve"> sistem</w:t>
          </w:r>
          <w:ins w:id="10" w:author="Douglas Cunha" w:date="2026-03-30T14:21:00Z" w16du:dateUtc="2026-03-30T17:21:00Z">
            <w:r w:rsidR="00726DA8">
              <w:rPr>
                <w:rFonts w:cs="Arial"/>
                <w:szCs w:val="24"/>
              </w:rPr>
              <w:t>ática</w:t>
            </w:r>
          </w:ins>
          <w:del w:id="11" w:author="Douglas Cunha" w:date="2026-03-30T14:21:00Z" w16du:dateUtc="2026-03-30T17:21:00Z">
            <w:r w:rsidDel="00726DA8">
              <w:rPr>
                <w:rFonts w:cs="Arial"/>
                <w:szCs w:val="24"/>
              </w:rPr>
              <w:delText>a</w:delText>
            </w:r>
          </w:del>
          <w:r>
            <w:rPr>
              <w:rFonts w:cs="Arial"/>
              <w:szCs w:val="24"/>
            </w:rPr>
            <w:t xml:space="preserve"> voltad</w:t>
          </w:r>
          <w:ins w:id="12" w:author="Douglas Cunha" w:date="2026-03-30T14:21:00Z" w16du:dateUtc="2026-03-30T17:21:00Z">
            <w:r w:rsidR="00726DA8">
              <w:rPr>
                <w:rFonts w:cs="Arial"/>
                <w:szCs w:val="24"/>
              </w:rPr>
              <w:t>a</w:t>
            </w:r>
          </w:ins>
          <w:del w:id="13" w:author="Douglas Cunha" w:date="2026-03-30T14:21:00Z" w16du:dateUtc="2026-03-30T17:21:00Z">
            <w:r w:rsidDel="00726DA8">
              <w:rPr>
                <w:rFonts w:cs="Arial"/>
                <w:szCs w:val="24"/>
              </w:rPr>
              <w:delText>o</w:delText>
            </w:r>
          </w:del>
          <w:r>
            <w:rPr>
              <w:rFonts w:cs="Arial"/>
              <w:szCs w:val="24"/>
            </w:rPr>
            <w:t xml:space="preserve"> ao armazenamento e ao gerenciamento de documentos médicos pessoais, </w:t>
          </w:r>
          <w:ins w:id="14" w:author="Douglas Cunha" w:date="2026-03-30T14:22:00Z" w16du:dateUtc="2026-03-30T17:22:00Z">
            <w:r w:rsidR="00726DA8">
              <w:rPr>
                <w:rFonts w:cs="Arial"/>
                <w:szCs w:val="24"/>
              </w:rPr>
              <w:t xml:space="preserve">que possibilite </w:t>
            </w:r>
          </w:ins>
          <w:del w:id="15" w:author="Douglas Cunha" w:date="2026-03-30T14:22:00Z" w16du:dateUtc="2026-03-30T17:22:00Z">
            <w:r w:rsidDel="00726DA8">
              <w:rPr>
                <w:rFonts w:cs="Arial"/>
                <w:szCs w:val="24"/>
              </w:rPr>
              <w:delText>possibilitando</w:delText>
            </w:r>
          </w:del>
          <w:r>
            <w:rPr>
              <w:rFonts w:cs="Arial"/>
              <w:szCs w:val="24"/>
            </w:rPr>
            <w:t xml:space="preserve"> </w:t>
          </w:r>
          <w:del w:id="16" w:author="Douglas Cunha" w:date="2026-03-30T14:22:00Z" w16du:dateUtc="2026-03-30T17:22:00Z">
            <w:r w:rsidDel="00726DA8">
              <w:rPr>
                <w:rFonts w:cs="Arial"/>
                <w:szCs w:val="24"/>
              </w:rPr>
              <w:delText>que</w:delText>
            </w:r>
          </w:del>
          <w:r>
            <w:rPr>
              <w:rFonts w:cs="Arial"/>
              <w:szCs w:val="24"/>
            </w:rPr>
            <w:t xml:space="preserve"> o usuário concentr</w:t>
          </w:r>
          <w:ins w:id="17" w:author="Douglas Cunha" w:date="2026-03-30T14:22:00Z" w16du:dateUtc="2026-03-30T17:22:00Z">
            <w:r w:rsidR="00726DA8">
              <w:rPr>
                <w:rFonts w:cs="Arial"/>
                <w:szCs w:val="24"/>
              </w:rPr>
              <w:t>ar</w:t>
            </w:r>
          </w:ins>
          <w:del w:id="18" w:author="Douglas Cunha" w:date="2026-03-30T14:22:00Z" w16du:dateUtc="2026-03-30T17:22:00Z">
            <w:r w:rsidDel="00726DA8">
              <w:rPr>
                <w:rFonts w:cs="Arial"/>
                <w:szCs w:val="24"/>
              </w:rPr>
              <w:delText>e</w:delText>
            </w:r>
          </w:del>
          <w:r>
            <w:rPr>
              <w:rFonts w:cs="Arial"/>
              <w:szCs w:val="24"/>
            </w:rPr>
            <w:t xml:space="preserve"> em um único ambiente digital seus registros e informações de saúde. O software ainda oferece funcionalidades que caracterizam o sistema como uma verdadeira “carteira médica”, permitindo que o paciente tenha acesso rápido e centralizado ao seu histórico e aos seus dados relevantes.</w:t>
          </w:r>
        </w:p>
        <w:p w14:paraId="286E87A1" w14:textId="77777777" w:rsidR="001A6BE4" w:rsidRDefault="00BF4BB7">
          <w:pPr>
            <w:pStyle w:val="Corpodetexto"/>
            <w:spacing w:after="160" w:line="360" w:lineRule="auto"/>
            <w:rPr>
              <w:rFonts w:cs="Arial"/>
              <w:szCs w:val="24"/>
            </w:rPr>
          </w:pPr>
          <w:r>
            <w:rPr>
              <w:rFonts w:cs="Arial"/>
              <w:szCs w:val="24"/>
            </w:rPr>
            <w:t>Outra funcionalidade importante consiste na possibilidade de o usuário registrar informações pessoais anteriores às consultas vigentes, contribuindo para a construção de um histórico médico mais completo. O sistema também fornece notificações ao usuário, com o objetivo de evitar que consultas previamente agendadas sejam esquecidas.</w:t>
          </w:r>
        </w:p>
        <w:p w14:paraId="3355FB23" w14:textId="77777777" w:rsidR="001A6BE4" w:rsidRDefault="00BF4BB7">
          <w:pPr>
            <w:pStyle w:val="Corpodetexto"/>
            <w:spacing w:after="160" w:line="360" w:lineRule="auto"/>
            <w:rPr>
              <w:rFonts w:cs="Arial"/>
              <w:szCs w:val="24"/>
            </w:rPr>
          </w:pPr>
          <w:r>
            <w:rPr>
              <w:rFonts w:cs="Arial"/>
              <w:szCs w:val="24"/>
            </w:rPr>
            <w:t>Além disso, o aplicativo permite que o usuário organize suas consultas de acordo com seu status, diferenciando consultas ativas daquelas já finalizadas, o que facilita o acompanhamento e a gestão do histórico de atendimentos. Por fim, o software disponibiliza uma visualização específica na qual o paciente pode inserir e disponibilizar informações médicas importantes, possibilitando que esses dados possam ser visualizados por outras pessoas em situações em que o paciente esteja impossibilitado de apresentá-los.</w:t>
          </w:r>
        </w:p>
        <w:p w14:paraId="04904AC8" w14:textId="77777777" w:rsidR="001A6BE4" w:rsidRDefault="00BF4BB7">
          <w:pPr>
            <w:pStyle w:val="Corpodetexto"/>
            <w:spacing w:after="160" w:line="360" w:lineRule="auto"/>
            <w:rPr>
              <w:rFonts w:cs="Arial"/>
              <w:szCs w:val="24"/>
            </w:rPr>
          </w:pPr>
          <w:r>
            <w:rPr>
              <w:rFonts w:cs="Arial"/>
              <w:szCs w:val="24"/>
            </w:rPr>
            <w:t>Dessa forma, os objetivos específicos mencionados buscam aprimorar a eficiência, a acessibilidade e a organização dos processos envolvidos, tornando o software uma ferramenta abrangente, prática e potencialmente útil também em situações emergenciais.</w:t>
          </w:r>
        </w:p>
        <w:p w14:paraId="5F75D8AB" w14:textId="77777777" w:rsidR="001A6BE4" w:rsidRDefault="001A6BE4">
          <w:pPr>
            <w:pStyle w:val="Corpodetexto"/>
            <w:spacing w:after="160" w:line="360" w:lineRule="auto"/>
            <w:rPr>
              <w:rFonts w:cs="Arial"/>
              <w:szCs w:val="24"/>
            </w:rPr>
          </w:pPr>
        </w:p>
        <w:p w14:paraId="4705F94E" w14:textId="2A838244" w:rsidR="001A6BE4" w:rsidRDefault="00A53A65">
          <w:pPr>
            <w:pStyle w:val="Corpodetexto"/>
            <w:spacing w:after="160" w:line="360" w:lineRule="auto"/>
            <w:rPr>
              <w:rFonts w:cs="Arial"/>
              <w:szCs w:val="24"/>
            </w:rPr>
          </w:pPr>
          <w:r>
            <w:rPr>
              <w:rFonts w:cs="Arial"/>
              <w:szCs w:val="24"/>
            </w:rPr>
            <w:t>1.5</w:t>
          </w:r>
          <w:r w:rsidR="00BF4BB7">
            <w:rPr>
              <w:rFonts w:cs="Arial"/>
              <w:szCs w:val="24"/>
            </w:rPr>
            <w:t>. RELEVÂNCIA OU JUSTIFICATIVA</w:t>
          </w:r>
        </w:p>
        <w:p w14:paraId="4B39EF5D" w14:textId="2940AAE5" w:rsidR="001A6BE4" w:rsidRDefault="00BF4BB7">
          <w:pPr>
            <w:pStyle w:val="Corpodetexto"/>
            <w:spacing w:after="160" w:line="360" w:lineRule="auto"/>
            <w:rPr>
              <w:rFonts w:cs="Arial"/>
              <w:szCs w:val="24"/>
            </w:rPr>
          </w:pPr>
          <w:r>
            <w:rPr>
              <w:rFonts w:cs="Arial"/>
              <w:szCs w:val="24"/>
            </w:rPr>
            <w:t xml:space="preserve">A gestão de dados de saúde do paciente é, hoje, um processo altamente fragmentado. Informações cruciais (como exames, laudos e históricos de consultas) encontram-se dispersas em formatos físicos, portais de clínicas diferentes e e-mails, sem uma fonte única para o principal interessado: o próprio paciente. Essa desorganização gera ineficiência manual e riscos à continuidade do tratamento, especialmente para pacientes com condições crônicas. Do ponto de vista técnico, este cenário representa uma clara oportunidade para o desenvolvimento de um sistema de gerencial de prontuário médico pessoal. O objetivo é aplicar princípios de engenharia de software para criar uma solução </w:t>
          </w:r>
          <w:r>
            <w:rPr>
              <w:rFonts w:cs="Arial"/>
              <w:szCs w:val="24"/>
            </w:rPr>
            <w:lastRenderedPageBreak/>
            <w:t xml:space="preserve">que resolva os desafios como centralização de dados, com um repositório digital unificando os documentos de diferentes fontes, automatização de processos ao implementar um módulo de agendamento com um serviço de notificações visando reduzir o esquecimento de consultas e procedimentos e </w:t>
          </w:r>
          <w:r w:rsidR="00BF4E29">
            <w:rPr>
              <w:rFonts w:cs="Arial"/>
              <w:szCs w:val="24"/>
            </w:rPr>
            <w:t>pôr</w:t>
          </w:r>
          <w:r>
            <w:rPr>
              <w:rFonts w:cs="Arial"/>
              <w:szCs w:val="24"/>
            </w:rPr>
            <w:t xml:space="preserve"> fim a melhora da experiência do usuário, com uma interface intuitiva que simplifique a complexa tarefa de gerencia a própria saúde, tornando a tecnologia uma aliada do paciente.</w:t>
          </w:r>
        </w:p>
        <w:p w14:paraId="64094D59" w14:textId="38EA0356" w:rsidR="001A6BE4" w:rsidRDefault="00BF4BB7">
          <w:pPr>
            <w:pStyle w:val="Corpodetexto"/>
            <w:spacing w:after="160" w:line="360" w:lineRule="auto"/>
            <w:rPr>
              <w:rFonts w:cs="Arial"/>
              <w:szCs w:val="24"/>
            </w:rPr>
          </w:pPr>
          <w:r>
            <w:rPr>
              <w:rFonts w:cs="Arial"/>
              <w:szCs w:val="24"/>
            </w:rPr>
            <w:t>Portanto, o desenvolvimento deste software justifica-se pela aplicação direta da tecnologia para resolver um problema de gestão de informação real e de alto impacto, otimizando processos e entregando valor tangível ao usuário final.</w:t>
          </w:r>
        </w:p>
        <w:p w14:paraId="1186B8D7" w14:textId="77777777" w:rsidR="007B5C78" w:rsidRDefault="007B5C78">
          <w:pPr>
            <w:pStyle w:val="Corpodetexto"/>
            <w:spacing w:after="160" w:line="360" w:lineRule="auto"/>
            <w:rPr>
              <w:rFonts w:cs="Arial"/>
              <w:szCs w:val="24"/>
            </w:rPr>
          </w:pPr>
        </w:p>
        <w:p w14:paraId="37CE15C1" w14:textId="77F9EE74" w:rsidR="001A6BE4" w:rsidRDefault="00A53A65">
          <w:pPr>
            <w:pStyle w:val="Corpodetexto"/>
            <w:spacing w:after="160" w:line="360" w:lineRule="auto"/>
            <w:rPr>
              <w:rFonts w:cs="Arial"/>
              <w:szCs w:val="24"/>
            </w:rPr>
          </w:pPr>
          <w:r>
            <w:rPr>
              <w:rFonts w:cs="Arial"/>
              <w:szCs w:val="24"/>
            </w:rPr>
            <w:t>1.6</w:t>
          </w:r>
          <w:r w:rsidR="00BF4BB7">
            <w:rPr>
              <w:rFonts w:cs="Arial"/>
              <w:szCs w:val="24"/>
            </w:rPr>
            <w:t>.</w:t>
          </w:r>
          <w:r>
            <w:rPr>
              <w:rFonts w:cs="Arial"/>
              <w:szCs w:val="24"/>
            </w:rPr>
            <w:t xml:space="preserve"> METODOLOGIA</w:t>
          </w:r>
        </w:p>
        <w:p w14:paraId="4A3DCA42" w14:textId="0F8DBF90" w:rsidR="00A53A65" w:rsidRDefault="00A53A65">
          <w:pPr>
            <w:pStyle w:val="Corpodetexto"/>
            <w:spacing w:after="160" w:line="360" w:lineRule="auto"/>
            <w:rPr>
              <w:rFonts w:cs="Arial"/>
              <w:szCs w:val="24"/>
            </w:rPr>
          </w:pPr>
          <w:r>
            <w:rPr>
              <w:rFonts w:cs="Arial"/>
              <w:szCs w:val="24"/>
            </w:rPr>
            <w:t xml:space="preserve">A metodologia empregada para o presente trabalho será realizada utilizando linguagem Java, Typescript e frameworks como Spring Boot e Angular. Seguirá etapas da Engenharia de Software para todo o ciclo de desenvolvimento do software e construção de sua documentação de acordo com as diretrizes. </w:t>
          </w:r>
        </w:p>
        <w:p w14:paraId="4BFAC11E" w14:textId="3EDD5ED9" w:rsidR="00A53A65" w:rsidRDefault="00A53A65">
          <w:pPr>
            <w:pStyle w:val="Corpodetexto"/>
            <w:spacing w:after="160" w:line="360" w:lineRule="auto"/>
            <w:rPr>
              <w:rFonts w:cs="Arial"/>
              <w:szCs w:val="24"/>
            </w:rPr>
          </w:pPr>
          <w:r>
            <w:rPr>
              <w:rFonts w:cs="Arial"/>
              <w:szCs w:val="24"/>
            </w:rPr>
            <w:t>O presente trabalho constará com a seguinte estrutura:</w:t>
          </w:r>
        </w:p>
        <w:p w14:paraId="23F1F905" w14:textId="338C3D4D" w:rsidR="00BF4E29" w:rsidRDefault="00BF4E29" w:rsidP="00BF4E29">
          <w:pPr>
            <w:pStyle w:val="Corpodetexto"/>
            <w:numPr>
              <w:ilvl w:val="0"/>
              <w:numId w:val="3"/>
            </w:numPr>
            <w:spacing w:after="160" w:line="360" w:lineRule="auto"/>
            <w:rPr>
              <w:rFonts w:cs="Arial"/>
              <w:szCs w:val="24"/>
            </w:rPr>
          </w:pPr>
          <w:r>
            <w:rPr>
              <w:rFonts w:cs="Arial"/>
              <w:szCs w:val="24"/>
            </w:rPr>
            <w:t>Introdução</w:t>
          </w:r>
        </w:p>
        <w:p w14:paraId="261881F3" w14:textId="79866352" w:rsidR="00BF4E29" w:rsidRPr="00BF4E29" w:rsidRDefault="00BF4E29" w:rsidP="00BF4E29">
          <w:pPr>
            <w:pStyle w:val="Corpodetexto"/>
            <w:spacing w:after="160" w:line="360" w:lineRule="auto"/>
            <w:ind w:left="1065"/>
            <w:rPr>
              <w:rFonts w:cs="Arial"/>
              <w:szCs w:val="24"/>
            </w:rPr>
          </w:pPr>
          <w:r>
            <w:rPr>
              <w:rFonts w:cs="Arial"/>
              <w:szCs w:val="24"/>
            </w:rPr>
            <w:t>Com todas informações relevantes vistas no capítulo anterior, justificando a motivação do presente software e a organização das etapas pertinentes ao seu desenvolvimento.</w:t>
          </w:r>
        </w:p>
        <w:p w14:paraId="79F9D132" w14:textId="2D6908C5" w:rsidR="00A53A65" w:rsidRDefault="00A53A65" w:rsidP="00A53A65">
          <w:pPr>
            <w:pStyle w:val="Corpodetexto"/>
            <w:numPr>
              <w:ilvl w:val="0"/>
              <w:numId w:val="3"/>
            </w:numPr>
            <w:spacing w:after="160" w:line="360" w:lineRule="auto"/>
            <w:rPr>
              <w:rFonts w:cs="Arial"/>
              <w:szCs w:val="24"/>
            </w:rPr>
          </w:pPr>
          <w:r>
            <w:rPr>
              <w:rFonts w:cs="Arial"/>
              <w:szCs w:val="24"/>
            </w:rPr>
            <w:t xml:space="preserve">Revisão Bibliográfica das </w:t>
          </w:r>
          <w:r w:rsidR="00BF4E29">
            <w:rPr>
              <w:rFonts w:cs="Arial"/>
              <w:szCs w:val="24"/>
            </w:rPr>
            <w:t>T</w:t>
          </w:r>
          <w:r>
            <w:rPr>
              <w:rFonts w:cs="Arial"/>
              <w:szCs w:val="24"/>
            </w:rPr>
            <w:t>ecnologias</w:t>
          </w:r>
          <w:r w:rsidR="00BF4E29">
            <w:rPr>
              <w:rFonts w:cs="Arial"/>
              <w:szCs w:val="24"/>
            </w:rPr>
            <w:t xml:space="preserve"> e Conceitos</w:t>
          </w:r>
        </w:p>
        <w:p w14:paraId="203275BA" w14:textId="26375633" w:rsidR="00A53A65" w:rsidRDefault="00A53A65" w:rsidP="00A53A65">
          <w:pPr>
            <w:pStyle w:val="Corpodetexto"/>
            <w:spacing w:after="160" w:line="360" w:lineRule="auto"/>
            <w:ind w:left="1065"/>
            <w:rPr>
              <w:rFonts w:cs="Arial"/>
              <w:szCs w:val="24"/>
            </w:rPr>
          </w:pPr>
          <w:r>
            <w:rPr>
              <w:rFonts w:cs="Arial"/>
              <w:szCs w:val="24"/>
            </w:rPr>
            <w:t>Esta etapa consta com o estudo sobre todas as tecnologias a serem utilizadas durante o desenvolvimento do aplicativo.</w:t>
          </w:r>
          <w:r w:rsidR="00B47951">
            <w:rPr>
              <w:rFonts w:cs="Arial"/>
              <w:szCs w:val="24"/>
            </w:rPr>
            <w:t xml:space="preserve"> Uma breve explicação e motivação da utilização das tecnologias que foram selecionadas, frameworks, plataformas de desenvolvimento (IDEs), plataformas de testes.</w:t>
          </w:r>
        </w:p>
        <w:p w14:paraId="28A9410D" w14:textId="5722B720" w:rsidR="002A3502" w:rsidRDefault="002A3502" w:rsidP="002A3502">
          <w:pPr>
            <w:pStyle w:val="Corpodetexto"/>
            <w:numPr>
              <w:ilvl w:val="0"/>
              <w:numId w:val="3"/>
            </w:numPr>
            <w:spacing w:after="160" w:line="360" w:lineRule="auto"/>
            <w:rPr>
              <w:rFonts w:cs="Arial"/>
              <w:szCs w:val="24"/>
            </w:rPr>
          </w:pPr>
          <w:r>
            <w:rPr>
              <w:rFonts w:cs="Arial"/>
              <w:szCs w:val="24"/>
            </w:rPr>
            <w:t>Modelagem e Desenvolvimento</w:t>
          </w:r>
        </w:p>
        <w:p w14:paraId="69D8251B" w14:textId="103DAE4D" w:rsidR="002A3502" w:rsidRDefault="002A3502" w:rsidP="002A3502">
          <w:pPr>
            <w:pStyle w:val="Corpodetexto"/>
            <w:spacing w:after="160" w:line="360" w:lineRule="auto"/>
            <w:ind w:left="1065"/>
            <w:rPr>
              <w:rFonts w:cs="Arial"/>
              <w:szCs w:val="24"/>
            </w:rPr>
          </w:pPr>
          <w:r>
            <w:rPr>
              <w:rFonts w:cs="Arial"/>
              <w:szCs w:val="24"/>
            </w:rPr>
            <w:t>Desenvolver o projeto do sistema usando a metodologia adotada, levantamento de requisitos, validação dos requisitos, UC completa, descrição e funcionalidades dos stakeholders (atores), diagramas de UML e DER.</w:t>
          </w:r>
        </w:p>
        <w:p w14:paraId="2954764C" w14:textId="64AE178F" w:rsidR="002A3502" w:rsidRDefault="002A3502" w:rsidP="002A3502">
          <w:pPr>
            <w:pStyle w:val="Corpodetexto"/>
            <w:numPr>
              <w:ilvl w:val="0"/>
              <w:numId w:val="3"/>
            </w:numPr>
            <w:spacing w:after="160" w:line="360" w:lineRule="auto"/>
            <w:rPr>
              <w:rFonts w:cs="Arial"/>
              <w:szCs w:val="24"/>
            </w:rPr>
          </w:pPr>
          <w:r>
            <w:rPr>
              <w:rFonts w:cs="Arial"/>
              <w:szCs w:val="24"/>
            </w:rPr>
            <w:lastRenderedPageBreak/>
            <w:t>Prototipagem do Projeto</w:t>
          </w:r>
        </w:p>
        <w:p w14:paraId="05CABDB1" w14:textId="460CBECC" w:rsidR="002A3502" w:rsidRDefault="002A3502" w:rsidP="004975E4">
          <w:pPr>
            <w:pStyle w:val="Corpodetexto"/>
            <w:spacing w:after="160" w:line="360" w:lineRule="auto"/>
            <w:ind w:left="705"/>
            <w:rPr>
              <w:rFonts w:cs="Arial"/>
              <w:szCs w:val="24"/>
            </w:rPr>
          </w:pPr>
          <w:r>
            <w:rPr>
              <w:rFonts w:cs="Arial"/>
              <w:szCs w:val="24"/>
            </w:rPr>
            <w:t xml:space="preserve">Descrição de todo o fluxo no qual o usuário irá interagir seguindo </w:t>
          </w:r>
          <w:ins w:id="19" w:author="Douglas Cunha" w:date="2026-03-30T15:15:00Z" w16du:dateUtc="2026-03-30T18:15:00Z">
            <w:r w:rsidR="00D70361">
              <w:rPr>
                <w:rFonts w:cs="Arial"/>
                <w:szCs w:val="24"/>
              </w:rPr>
              <w:t xml:space="preserve">o </w:t>
            </w:r>
          </w:ins>
          <w:r>
            <w:rPr>
              <w:rFonts w:cs="Arial"/>
              <w:szCs w:val="24"/>
            </w:rPr>
            <w:t>protótipo de alta fidelidade</w:t>
          </w:r>
          <w:r w:rsidR="007B5C78">
            <w:rPr>
              <w:rFonts w:cs="Arial"/>
              <w:szCs w:val="24"/>
            </w:rPr>
            <w:t xml:space="preserve"> com sua respectiva </w:t>
          </w:r>
          <w:r w:rsidR="00565261">
            <w:rPr>
              <w:rFonts w:cs="Arial"/>
              <w:szCs w:val="24"/>
            </w:rPr>
            <w:t>Use Case (</w:t>
          </w:r>
          <w:r w:rsidR="007B5C78">
            <w:rPr>
              <w:rFonts w:cs="Arial"/>
              <w:szCs w:val="24"/>
            </w:rPr>
            <w:t>UC</w:t>
          </w:r>
          <w:r w:rsidR="00565261">
            <w:rPr>
              <w:rFonts w:cs="Arial"/>
              <w:szCs w:val="24"/>
            </w:rPr>
            <w:t>)</w:t>
          </w:r>
          <w:r w:rsidR="007B5C78">
            <w:rPr>
              <w:rFonts w:cs="Arial"/>
              <w:szCs w:val="24"/>
            </w:rPr>
            <w:t xml:space="preserve"> descritiva.</w:t>
          </w:r>
        </w:p>
        <w:p w14:paraId="1CFDB8E2" w14:textId="4CAA805B" w:rsidR="007B5C78" w:rsidRDefault="007B5C78">
          <w:pPr>
            <w:pStyle w:val="Corpodetexto"/>
            <w:spacing w:after="160" w:line="360" w:lineRule="auto"/>
            <w:rPr>
              <w:rFonts w:cs="Arial"/>
              <w:szCs w:val="24"/>
            </w:rPr>
          </w:pPr>
        </w:p>
        <w:p w14:paraId="440AFD1F" w14:textId="14C3F862" w:rsidR="007B5C78" w:rsidRDefault="007B5C78">
          <w:pPr>
            <w:pStyle w:val="Corpodetexto"/>
            <w:spacing w:after="160" w:line="360" w:lineRule="auto"/>
            <w:rPr>
              <w:rFonts w:cs="Arial"/>
              <w:szCs w:val="24"/>
            </w:rPr>
          </w:pPr>
          <w:r>
            <w:rPr>
              <w:rFonts w:cs="Arial"/>
              <w:szCs w:val="24"/>
            </w:rPr>
            <w:t>1.7. CRONOGRAMA</w:t>
          </w:r>
        </w:p>
        <w:p w14:paraId="1162C6AF" w14:textId="5737608A" w:rsidR="00202BE7" w:rsidRDefault="007B5C78" w:rsidP="007B5C78">
          <w:pPr>
            <w:pStyle w:val="Corpodetexto"/>
            <w:spacing w:after="160" w:line="360" w:lineRule="auto"/>
            <w:rPr>
              <w:rFonts w:cs="Arial"/>
              <w:szCs w:val="24"/>
            </w:rPr>
          </w:pPr>
          <w:r>
            <w:rPr>
              <w:rFonts w:cs="Arial"/>
              <w:szCs w:val="24"/>
            </w:rPr>
            <w:t>De acordo com PMBOK (2021), um Cronograma é um modelo para a execução das atividades do projeto, incluindo durações, dependências e outras informações de planejamento. Para atingir os objetivos estabelecidos para este projeto construiu-se o cronograma apresentado na Tabela 1</w:t>
          </w:r>
          <w:ins w:id="20" w:author="Douglas Cunha" w:date="2026-03-30T15:15:00Z" w16du:dateUtc="2026-03-30T18:15:00Z">
            <w:r w:rsidR="00D70361">
              <w:rPr>
                <w:rFonts w:cs="Arial"/>
                <w:szCs w:val="24"/>
              </w:rPr>
              <w:t xml:space="preserve"> – Cronograma PM</w:t>
            </w:r>
            <w:r w:rsidR="00135C36">
              <w:rPr>
                <w:rFonts w:cs="Arial"/>
                <w:szCs w:val="24"/>
              </w:rPr>
              <w:t>BOK</w:t>
            </w:r>
          </w:ins>
          <w:r>
            <w:rPr>
              <w:rFonts w:cs="Arial"/>
              <w:szCs w:val="24"/>
            </w:rPr>
            <w:t>:</w:t>
          </w:r>
        </w:p>
        <w:p w14:paraId="1666FDE7" w14:textId="034C3028" w:rsidR="00202BE7" w:rsidRDefault="00103854" w:rsidP="00103854">
          <w:pPr>
            <w:pStyle w:val="Corpodetexto"/>
            <w:spacing w:after="160" w:line="360" w:lineRule="auto"/>
            <w:rPr>
              <w:rFonts w:cs="Arial"/>
              <w:szCs w:val="24"/>
            </w:rPr>
          </w:pPr>
          <w:r>
            <w:rPr>
              <w:noProof/>
            </w:rPr>
            <mc:AlternateContent>
              <mc:Choice Requires="wps">
                <w:drawing>
                  <wp:anchor distT="0" distB="0" distL="114300" distR="114300" simplePos="0" relativeHeight="251661312" behindDoc="0" locked="0" layoutInCell="1" allowOverlap="1" wp14:anchorId="786C515F" wp14:editId="49D5AA22">
                    <wp:simplePos x="0" y="0"/>
                    <wp:positionH relativeFrom="column">
                      <wp:posOffset>-2540</wp:posOffset>
                    </wp:positionH>
                    <wp:positionV relativeFrom="paragraph">
                      <wp:posOffset>2267585</wp:posOffset>
                    </wp:positionV>
                    <wp:extent cx="6120130" cy="635"/>
                    <wp:effectExtent l="0" t="0" r="0" b="0"/>
                    <wp:wrapSquare wrapText="bothSides"/>
                    <wp:docPr id="10" name="Caixa de Texto 10"/>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086F9B2C" w14:textId="27346386" w:rsidR="00103854" w:rsidRPr="00A05265" w:rsidRDefault="00103854" w:rsidP="00EC2F2B">
                                <w:pPr>
                                  <w:pStyle w:val="Legenda"/>
                                </w:pPr>
                                <w:bookmarkStart w:id="21" w:name="_Toc224283070"/>
                                <w:r w:rsidRPr="00A05265">
                                  <w:t xml:space="preserve">Tabela </w:t>
                                </w:r>
                                <w:r w:rsidRPr="00A05265">
                                  <w:fldChar w:fldCharType="begin"/>
                                </w:r>
                                <w:r w:rsidRPr="00A05265">
                                  <w:instrText xml:space="preserve"> SEQ Tabela \* ARABIC </w:instrText>
                                </w:r>
                                <w:r w:rsidRPr="00A05265">
                                  <w:fldChar w:fldCharType="separate"/>
                                </w:r>
                                <w:r w:rsidR="00A05265" w:rsidRPr="00A05265">
                                  <w:t>1</w:t>
                                </w:r>
                                <w:r w:rsidRPr="00A05265">
                                  <w:fldChar w:fldCharType="end"/>
                                </w:r>
                                <w:r w:rsidRPr="00A05265">
                                  <w:t>: Cronograma PMBOK</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6C515F" id="_x0000_t202" coordsize="21600,21600" o:spt="202" path="m,l,21600r21600,l21600,xe">
                    <v:stroke joinstyle="miter"/>
                    <v:path gradientshapeok="t" o:connecttype="rect"/>
                  </v:shapetype>
                  <v:shape id="Caixa de Texto 10" o:spid="_x0000_s1029" type="#_x0000_t202" style="position:absolute;left:0;text-align:left;margin-left:-.2pt;margin-top:178.55pt;width:48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r+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Rr3PySXJt5h/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" stroked="f">
                    <v:textbox style="mso-fit-shape-to-text:t" inset="0,0,0,0">
                      <w:txbxContent>
                        <w:p w14:paraId="086F9B2C" w14:textId="27346386" w:rsidR="00103854" w:rsidRPr="00A05265" w:rsidRDefault="00103854" w:rsidP="00EC2F2B">
                          <w:pPr>
                            <w:pStyle w:val="Legenda"/>
                          </w:pPr>
                          <w:bookmarkStart w:id="22" w:name="_Toc224283070"/>
                          <w:r w:rsidRPr="00A05265">
                            <w:t xml:space="preserve">Tabela </w:t>
                          </w:r>
                          <w:r w:rsidRPr="00A05265">
                            <w:fldChar w:fldCharType="begin"/>
                          </w:r>
                          <w:r w:rsidRPr="00A05265">
                            <w:instrText xml:space="preserve"> SEQ Tabela \* ARABIC </w:instrText>
                          </w:r>
                          <w:r w:rsidRPr="00A05265">
                            <w:fldChar w:fldCharType="separate"/>
                          </w:r>
                          <w:r w:rsidR="00A05265" w:rsidRPr="00A05265">
                            <w:t>1</w:t>
                          </w:r>
                          <w:r w:rsidRPr="00A05265">
                            <w:fldChar w:fldCharType="end"/>
                          </w:r>
                          <w:r w:rsidRPr="00A05265">
                            <w:t>: Cronograma PMBOK</w:t>
                          </w:r>
                          <w:bookmarkEnd w:id="22"/>
                        </w:p>
                      </w:txbxContent>
                    </v:textbox>
                    <w10:wrap type="square"/>
                  </v:shape>
                </w:pict>
              </mc:Fallback>
            </mc:AlternateContent>
          </w:r>
          <w:r w:rsidR="007B5C78">
            <w:rPr>
              <w:rFonts w:cs="Arial"/>
              <w:noProof/>
              <w:szCs w:val="24"/>
            </w:rPr>
            <w:drawing>
              <wp:anchor distT="0" distB="0" distL="0" distR="0" simplePos="0" relativeHeight="251654144" behindDoc="0" locked="0" layoutInCell="0" allowOverlap="1" wp14:anchorId="6CD588CC" wp14:editId="3E7CF571">
                <wp:simplePos x="0" y="0"/>
                <wp:positionH relativeFrom="column">
                  <wp:posOffset>-2540</wp:posOffset>
                </wp:positionH>
                <wp:positionV relativeFrom="paragraph">
                  <wp:posOffset>362585</wp:posOffset>
                </wp:positionV>
                <wp:extent cx="6120130" cy="1847850"/>
                <wp:effectExtent l="0" t="0" r="0" b="0"/>
                <wp:wrapSquare wrapText="largest"/>
                <wp:docPr id="6"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pic:cNvPicPr>
                          <a:picLocks noChangeAspect="1" noChangeArrowheads="1"/>
                        </pic:cNvPicPr>
                      </pic:nvPicPr>
                      <pic:blipFill rotWithShape="1">
                        <a:blip r:embed="rId17"/>
                        <a:srcRect b="15798"/>
                        <a:stretch/>
                      </pic:blipFill>
                      <pic:spPr bwMode="auto">
                        <a:xfrm>
                          <a:off x="0" y="0"/>
                          <a:ext cx="6120130" cy="1847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7B9FF5" w14:textId="248827AE" w:rsidR="00202BE7" w:rsidRPr="00103854" w:rsidRDefault="00202BE7" w:rsidP="00202BE7">
          <w:pPr>
            <w:pStyle w:val="Corpodetexto"/>
            <w:spacing w:after="160" w:line="360" w:lineRule="auto"/>
            <w:jc w:val="center"/>
            <w:rPr>
              <w:rFonts w:cs="Arial"/>
              <w:sz w:val="20"/>
              <w:szCs w:val="20"/>
            </w:rPr>
          </w:pPr>
          <w:r w:rsidRPr="00103854">
            <w:rPr>
              <w:rFonts w:cs="Arial"/>
              <w:sz w:val="20"/>
              <w:szCs w:val="20"/>
            </w:rPr>
            <w:t>Fonte: PMBOK (2021)</w:t>
          </w:r>
        </w:p>
        <w:p w14:paraId="6272EC5A" w14:textId="61316E9E" w:rsidR="007B5C78" w:rsidRDefault="007B5C78">
          <w:pPr>
            <w:pStyle w:val="Corpodetexto"/>
            <w:spacing w:after="160" w:line="360" w:lineRule="auto"/>
            <w:rPr>
              <w:rFonts w:cs="Arial"/>
              <w:szCs w:val="24"/>
            </w:rPr>
          </w:pPr>
        </w:p>
        <w:p w14:paraId="1826DE54" w14:textId="262BF623" w:rsidR="007B5C78" w:rsidRDefault="007B5C78">
          <w:pPr>
            <w:pStyle w:val="Corpodetexto"/>
            <w:spacing w:after="160" w:line="360" w:lineRule="auto"/>
            <w:rPr>
              <w:rFonts w:cs="Arial"/>
              <w:szCs w:val="24"/>
            </w:rPr>
          </w:pPr>
        </w:p>
        <w:p w14:paraId="7F8E6A56" w14:textId="15926C57" w:rsidR="007B5C78" w:rsidRDefault="007B5C78">
          <w:pPr>
            <w:pStyle w:val="Corpodetexto"/>
            <w:spacing w:after="160" w:line="360" w:lineRule="auto"/>
            <w:rPr>
              <w:rFonts w:cs="Arial"/>
              <w:szCs w:val="24"/>
            </w:rPr>
          </w:pPr>
        </w:p>
        <w:p w14:paraId="2D530C44" w14:textId="660A4B31" w:rsidR="007B5C78" w:rsidRDefault="007B5C78">
          <w:pPr>
            <w:pStyle w:val="Corpodetexto"/>
            <w:spacing w:after="160" w:line="360" w:lineRule="auto"/>
            <w:rPr>
              <w:rFonts w:cs="Arial"/>
              <w:szCs w:val="24"/>
            </w:rPr>
          </w:pPr>
        </w:p>
        <w:p w14:paraId="33F3835F" w14:textId="2003B4EC" w:rsidR="007B5C78" w:rsidRDefault="007B5C78">
          <w:pPr>
            <w:pStyle w:val="Corpodetexto"/>
            <w:spacing w:after="160" w:line="360" w:lineRule="auto"/>
            <w:rPr>
              <w:rFonts w:cs="Arial"/>
              <w:szCs w:val="24"/>
            </w:rPr>
          </w:pPr>
        </w:p>
        <w:p w14:paraId="49407A4E" w14:textId="49A0E17F" w:rsidR="007B5C78" w:rsidRDefault="007B5C78">
          <w:pPr>
            <w:pStyle w:val="Corpodetexto"/>
            <w:spacing w:after="160" w:line="360" w:lineRule="auto"/>
            <w:rPr>
              <w:rFonts w:cs="Arial"/>
              <w:szCs w:val="24"/>
            </w:rPr>
          </w:pPr>
        </w:p>
        <w:p w14:paraId="54B6582E" w14:textId="77777777" w:rsidR="001A6BE4" w:rsidRDefault="001A6BE4">
          <w:pPr>
            <w:pStyle w:val="Corpodetexto"/>
            <w:spacing w:after="160" w:line="360" w:lineRule="auto"/>
            <w:rPr>
              <w:rFonts w:cs="Arial"/>
              <w:szCs w:val="24"/>
            </w:rPr>
          </w:pPr>
        </w:p>
        <w:p w14:paraId="7261C023" w14:textId="24B5C273" w:rsidR="001A6BE4" w:rsidRDefault="002A3502" w:rsidP="002A3502">
          <w:pPr>
            <w:pStyle w:val="Ttulo1"/>
          </w:pPr>
          <w:r>
            <w:lastRenderedPageBreak/>
            <w:t>REVISÃO BIBLIOGRÁFICA</w:t>
          </w:r>
          <w:r w:rsidR="00BF4E29">
            <w:t xml:space="preserve"> Das TECNOLOGIAS</w:t>
          </w:r>
          <w:r>
            <w:t xml:space="preserve"> E CONCEITOS</w:t>
          </w:r>
        </w:p>
        <w:p w14:paraId="2945AE86" w14:textId="4ACE5950" w:rsidR="002A3502" w:rsidRDefault="002A3502" w:rsidP="002A3502">
          <w:r>
            <w:t xml:space="preserve">Este capítulo apresenta a revisão bibliográfica das principais tecnologias e conceitos arquiteturais que fundamentam o desenvolvimento do software "Carteira Médica </w:t>
          </w:r>
          <w:r w:rsidR="00BF4E29">
            <w:t>Individual</w:t>
          </w:r>
          <w:r>
            <w:t>". A escolha dessas tecnologias e abordagens visam garantir a robustez, escalabilidade, manutenibilidade bem como eficiência do sistema.</w:t>
          </w:r>
        </w:p>
        <w:p w14:paraId="49F2A02A" w14:textId="77777777" w:rsidR="007B5C78" w:rsidRDefault="007B5C78" w:rsidP="002A3502"/>
        <w:p w14:paraId="3FCAC51B" w14:textId="1F828A54" w:rsidR="002A3502" w:rsidRPr="007B5C78" w:rsidRDefault="002A3502" w:rsidP="002A3502">
          <w:pPr>
            <w:rPr>
              <w:b/>
              <w:bCs/>
              <w:sz w:val="28"/>
              <w:szCs w:val="28"/>
            </w:rPr>
          </w:pPr>
          <w:r w:rsidRPr="007B5C78">
            <w:rPr>
              <w:b/>
              <w:bCs/>
              <w:sz w:val="28"/>
              <w:szCs w:val="28"/>
            </w:rPr>
            <w:t>2.1 Tecnologias de Desenvolvimento</w:t>
          </w:r>
        </w:p>
        <w:p w14:paraId="5C564180" w14:textId="77777777" w:rsidR="00B47951" w:rsidRPr="008B4B7B" w:rsidRDefault="00B47951" w:rsidP="00B47951">
          <w:pPr>
            <w:pStyle w:val="Ttulo4"/>
            <w:numPr>
              <w:ilvl w:val="0"/>
              <w:numId w:val="0"/>
            </w:numPr>
            <w:rPr>
              <w:rFonts w:ascii="Times New Roman" w:eastAsia="Times New Roman" w:hAnsi="Times New Roman" w:cs="Times New Roman"/>
              <w:b/>
              <w:bCs/>
              <w:i/>
              <w:iCs/>
            </w:rPr>
          </w:pPr>
          <w:r w:rsidRPr="008B4B7B">
            <w:rPr>
              <w:b/>
              <w:bCs/>
            </w:rPr>
            <w:t>2.1.1. Java e Spring Boot</w:t>
          </w:r>
        </w:p>
        <w:p w14:paraId="2B150058" w14:textId="73880F37" w:rsidR="001A6BE4" w:rsidRDefault="00B47951" w:rsidP="00B47951">
          <w:r>
            <w:rPr>
              <w:rStyle w:val="font-600"/>
            </w:rPr>
            <w:t>Java</w:t>
          </w:r>
          <w:r>
            <w:t xml:space="preserve"> é uma linguagem de programação orientada a objetos, multiplataforma (</w:t>
          </w:r>
          <w:r w:rsidRPr="00565261">
            <w:rPr>
              <w:i/>
              <w:iCs/>
            </w:rPr>
            <w:t>Write Once, Run Anywhere</w:t>
          </w:r>
          <w:r>
            <w:t>) e de alto desempenho, amplamente utilizada no desenvolvimento de aplicações corporativas. A adoção de uma versão</w:t>
          </w:r>
          <w:r w:rsidR="00565261">
            <w:t xml:space="preserve"> </w:t>
          </w:r>
          <w:r w:rsidR="00565261" w:rsidRPr="00565261">
            <w:rPr>
              <w:i/>
              <w:iCs/>
            </w:rPr>
            <w:t>Long Term Support</w:t>
          </w:r>
          <w:r>
            <w:t xml:space="preserve"> </w:t>
          </w:r>
          <w:r w:rsidR="00565261">
            <w:t>(</w:t>
          </w:r>
          <w:r>
            <w:t>LTS</w:t>
          </w:r>
          <w:r w:rsidR="00565261">
            <w:t>)</w:t>
          </w:r>
          <w:r>
            <w:t xml:space="preserve"> (Java 25) garante suporte prolongado, atualizações contínuas de segurança e maior estabilidade para o sistema. Além disso, o Java 25 incorpora melhorias de desempenho, evoluções na</w:t>
          </w:r>
          <w:r w:rsidR="00565261">
            <w:t xml:space="preserve"> </w:t>
          </w:r>
          <w:r w:rsidR="00565261" w:rsidRPr="00565261">
            <w:rPr>
              <w:i/>
              <w:iCs/>
            </w:rPr>
            <w:t>Java Virtual Machine</w:t>
          </w:r>
          <w:r>
            <w:t xml:space="preserve"> </w:t>
          </w:r>
          <w:r w:rsidR="00565261">
            <w:t>(</w:t>
          </w:r>
          <w:r>
            <w:t>JVM</w:t>
          </w:r>
          <w:r w:rsidR="00565261">
            <w:t>)</w:t>
          </w:r>
          <w:r>
            <w:t xml:space="preserve"> e recursos modernos da linguagem, tornando-o uma escolha robusta e preparada para aplicações de longo prazo (ORACLE, 2025).</w:t>
          </w:r>
        </w:p>
        <w:p w14:paraId="5443B7A5" w14:textId="27358745" w:rsidR="00B47951" w:rsidRDefault="00B47951" w:rsidP="00B47951">
          <w:r>
            <w:t xml:space="preserve">Para utilização com o Java 25, recomenda-se o </w:t>
          </w:r>
          <w:r w:rsidRPr="00BF4E29">
            <w:rPr>
              <w:rStyle w:val="whitespace-normal"/>
            </w:rPr>
            <w:t>Spring Boot</w:t>
          </w:r>
          <w:r w:rsidRPr="00BF4E29">
            <w:rPr>
              <w:rStyle w:val="Forte"/>
            </w:rPr>
            <w:t xml:space="preserve"> </w:t>
          </w:r>
          <w:r w:rsidRPr="00BF4E29">
            <w:rPr>
              <w:rStyle w:val="Forte"/>
              <w:b w:val="0"/>
              <w:bCs w:val="0"/>
            </w:rPr>
            <w:t>3.4</w:t>
          </w:r>
          <w:r>
            <w:t xml:space="preserve"> (ou superior compatível), que oferece suporte às versões mais recentes do Java e é baseado no Spring Framework 6. O Spring Boot simplifica a configuração e o desenvolvimento da aplicação, reduzindo código repetitivo (</w:t>
          </w:r>
          <w:r>
            <w:rPr>
              <w:rStyle w:val="nfase"/>
            </w:rPr>
            <w:t>boilerplate</w:t>
          </w:r>
          <w:r>
            <w:t>) e priorizando a lógica de negócio. Entre seus principais recursos estão o servidor web embarcado, o gerenciamento automatizado de dependências e a configuração baseada em convenção, promovendo produtividade, padronização arquitetural e facilidade de manutenção (SPRING, 2025).</w:t>
          </w:r>
        </w:p>
        <w:p w14:paraId="4B93359C" w14:textId="77777777" w:rsidR="00B47951" w:rsidRDefault="00B47951" w:rsidP="00B47951"/>
        <w:p w14:paraId="5141EE89" w14:textId="697C8FD0" w:rsidR="00B47951" w:rsidRDefault="00B47951" w:rsidP="00B47951">
          <w:r>
            <w:t>2.1.2 TypeScript e Angular</w:t>
          </w:r>
        </w:p>
        <w:p w14:paraId="20370B6A" w14:textId="77777777" w:rsidR="00B47951" w:rsidRDefault="00B47951" w:rsidP="00B47951">
          <w:pPr>
            <w:pStyle w:val="NormalWeb"/>
            <w:spacing w:line="360" w:lineRule="auto"/>
            <w:jc w:val="both"/>
            <w:rPr>
              <w:rFonts w:ascii="Arial" w:hAnsi="Arial" w:cs="Arial"/>
            </w:rPr>
          </w:pPr>
          <w:r w:rsidRPr="00A119C8">
            <w:rPr>
              <w:rFonts w:ascii="Arial" w:hAnsi="Arial" w:cs="Arial"/>
            </w:rPr>
            <w:t xml:space="preserve">O </w:t>
          </w:r>
          <w:r w:rsidRPr="00BF4E29">
            <w:rPr>
              <w:rStyle w:val="whitespace-normal"/>
              <w:rFonts w:ascii="Arial" w:eastAsiaTheme="majorEastAsia" w:hAnsi="Arial" w:cs="Arial"/>
            </w:rPr>
            <w:t>TypeScript</w:t>
          </w:r>
          <w:r w:rsidRPr="00A119C8">
            <w:rPr>
              <w:rFonts w:ascii="Arial" w:hAnsi="Arial" w:cs="Arial"/>
            </w:rPr>
            <w:t xml:space="preserve"> é um superconjunto do JavaScript que adiciona tipagem estática, possibilitando a detecção de erros durante o desenvolvimento e aumentando a organização, a </w:t>
          </w:r>
          <w:r w:rsidRPr="00A119C8">
            <w:rPr>
              <w:rFonts w:ascii="Arial" w:hAnsi="Arial" w:cs="Arial"/>
            </w:rPr>
            <w:lastRenderedPageBreak/>
            <w:t>legibilidade e a manutenibilidade do código, especialmente em aplicações de maior complexidade (MICROSOFT, 2025).</w:t>
          </w:r>
        </w:p>
        <w:p w14:paraId="7ABDA863" w14:textId="5A84B2BA" w:rsidR="00B47951" w:rsidRPr="00A119C8" w:rsidRDefault="00B47951" w:rsidP="00B47951">
          <w:pPr>
            <w:pStyle w:val="NormalWeb"/>
            <w:spacing w:line="360" w:lineRule="auto"/>
            <w:jc w:val="both"/>
            <w:rPr>
              <w:rFonts w:ascii="Arial" w:hAnsi="Arial" w:cs="Arial"/>
            </w:rPr>
          </w:pPr>
          <w:r w:rsidRPr="00A119C8">
            <w:rPr>
              <w:rFonts w:ascii="Arial" w:hAnsi="Arial" w:cs="Arial"/>
            </w:rPr>
            <w:t xml:space="preserve">O </w:t>
          </w:r>
          <w:r w:rsidRPr="00BF4E29">
            <w:rPr>
              <w:rStyle w:val="whitespace-normal"/>
              <w:rFonts w:ascii="Arial" w:eastAsiaTheme="majorEastAsia" w:hAnsi="Arial" w:cs="Arial"/>
            </w:rPr>
            <w:t>Angular</w:t>
          </w:r>
          <w:r w:rsidRPr="00A119C8">
            <w:rPr>
              <w:rFonts w:ascii="Arial" w:hAnsi="Arial" w:cs="Arial"/>
            </w:rPr>
            <w:t xml:space="preserve"> será utilizado em sua versão mais recente disponível no momento do desenvolvimento. O framework é baseado em componentização, promovendo reutilização de código, separação de responsabilidades e modularidade. A abordagem com </w:t>
          </w:r>
          <w:r w:rsidRPr="00565261">
            <w:rPr>
              <w:rStyle w:val="nfase"/>
              <w:rFonts w:ascii="Arial" w:hAnsi="Arial" w:cs="Arial"/>
            </w:rPr>
            <w:t>Standalon</w:t>
          </w:r>
          <w:ins w:id="23" w:author="Douglas Cunha" w:date="2026-03-30T15:19:00Z" w16du:dateUtc="2026-03-30T18:19:00Z">
            <w:r w:rsidR="00172E64">
              <w:rPr>
                <w:rStyle w:val="nfase"/>
                <w:rFonts w:ascii="Arial" w:hAnsi="Arial" w:cs="Arial"/>
              </w:rPr>
              <w:t xml:space="preserve"> Componentes</w:t>
            </w:r>
          </w:ins>
          <w:del w:id="24" w:author="Douglas Cunha" w:date="2026-03-30T15:19:00Z" w16du:dateUtc="2026-03-30T18:19:00Z">
            <w:r w:rsidRPr="00565261" w:rsidDel="00172E64">
              <w:rPr>
                <w:rStyle w:val="nfase"/>
                <w:rFonts w:ascii="Arial" w:hAnsi="Arial" w:cs="Arial"/>
              </w:rPr>
              <w:delText>e</w:delText>
            </w:r>
          </w:del>
          <w:r w:rsidRPr="00565261">
            <w:rPr>
              <w:rStyle w:val="nfase"/>
              <w:rFonts w:ascii="Arial" w:hAnsi="Arial" w:cs="Arial"/>
            </w:rPr>
            <w:t xml:space="preserve"> Com</w:t>
          </w:r>
          <w:del w:id="25" w:author="Douglas Cunha" w:date="2026-03-30T15:19:00Z" w16du:dateUtc="2026-03-30T18:19:00Z">
            <w:r w:rsidRPr="00565261" w:rsidDel="00172E64">
              <w:rPr>
                <w:rStyle w:val="nfase"/>
                <w:rFonts w:ascii="Arial" w:hAnsi="Arial" w:cs="Arial"/>
              </w:rPr>
              <w:delText>ponents</w:delText>
            </w:r>
          </w:del>
          <w:r w:rsidRPr="00A119C8">
            <w:rPr>
              <w:rFonts w:ascii="Arial" w:hAnsi="Arial" w:cs="Arial"/>
            </w:rPr>
            <w:t xml:space="preserve"> será adotada como padrão, eliminando a obrigatoriedade de módulos (</w:t>
          </w:r>
          <w:r w:rsidRPr="00565261">
            <w:rPr>
              <w:rFonts w:ascii="Arial" w:hAnsi="Arial" w:cs="Arial"/>
              <w:i/>
              <w:iCs/>
            </w:rPr>
            <w:t>NgModules</w:t>
          </w:r>
          <w:r w:rsidRPr="00A119C8">
            <w:rPr>
              <w:rFonts w:ascii="Arial" w:hAnsi="Arial" w:cs="Arial"/>
            </w:rPr>
            <w:t>) e simplificando a estrutura do projeto, tornando a configuração mais direta e organizada (ANGULAR, 2025).</w:t>
          </w:r>
        </w:p>
        <w:p w14:paraId="40DD4680" w14:textId="65E12193" w:rsidR="007B5C78" w:rsidRDefault="00B47951" w:rsidP="00B47951">
          <w:r>
            <w:t xml:space="preserve">2.1.3 </w:t>
          </w:r>
          <w:r w:rsidRPr="00263814">
            <w:t>Banco de Dados H2 e Hibernate (JPA)</w:t>
          </w:r>
        </w:p>
        <w:p w14:paraId="0BDD3116" w14:textId="77777777" w:rsidR="00B47951" w:rsidRDefault="00B47951" w:rsidP="00B47951">
          <w:r>
            <w:t xml:space="preserve">O </w:t>
          </w:r>
          <w:r>
            <w:rPr>
              <w:rStyle w:val="font-600"/>
            </w:rPr>
            <w:t>H2 Database</w:t>
          </w:r>
          <w:r>
            <w:t xml:space="preserve"> é um banco de dados relacional </w:t>
          </w:r>
          <w:r w:rsidRPr="00565261">
            <w:rPr>
              <w:rStyle w:val="italic"/>
              <w:i/>
              <w:iCs/>
            </w:rPr>
            <w:t>open source</w:t>
          </w:r>
          <w:r>
            <w:t xml:space="preserve"> e leve, escrito em Java, que pode ser executado em modo </w:t>
          </w:r>
          <w:r w:rsidRPr="00565261">
            <w:rPr>
              <w:rStyle w:val="italic"/>
              <w:i/>
              <w:iCs/>
            </w:rPr>
            <w:t>embedded</w:t>
          </w:r>
          <w:r>
            <w:t xml:space="preserve"> ou como servidor. É uma excelente opção para desenvolvimento e testes devido à sua facilidade de uso e inicialização rápida (H2 DATABASE, 2025).</w:t>
          </w:r>
        </w:p>
        <w:p w14:paraId="3FB0C846" w14:textId="29CC8362" w:rsidR="00B47951" w:rsidRDefault="00B47951" w:rsidP="00B47951">
          <w:r>
            <w:rPr>
              <w:rStyle w:val="font-600"/>
            </w:rPr>
            <w:t>Hibernate</w:t>
          </w:r>
          <w:r>
            <w:t xml:space="preserve"> é uma das implementações mais populares da </w:t>
          </w:r>
          <w:r w:rsidRPr="00565261">
            <w:rPr>
              <w:rStyle w:val="font-600"/>
              <w:i/>
              <w:iCs/>
            </w:rPr>
            <w:t>Java Persistence</w:t>
          </w:r>
          <w:r>
            <w:rPr>
              <w:rStyle w:val="font-600"/>
            </w:rPr>
            <w:t xml:space="preserve"> API (JPA)</w:t>
          </w:r>
          <w:r>
            <w:t>, que é uma especificação para o mapeamento objeto-relacional (ORM) em aplicações Java. O Hibernate simplifica a interação com o banco de dados, abstraindo a complexidade do SQL e permitindo que os desenvolvedores trabalhem com objetos Java, garantindo portabilidade e produtividade (HIBERNATE, 2025).</w:t>
          </w:r>
        </w:p>
        <w:p w14:paraId="2EA5A5E5" w14:textId="23DA1584" w:rsidR="00572B81" w:rsidRDefault="00572B81" w:rsidP="00B47951"/>
        <w:p w14:paraId="00781BD5" w14:textId="7DC7A97C" w:rsidR="00572B81" w:rsidRDefault="00572B81" w:rsidP="00B47951">
          <w:r>
            <w:t xml:space="preserve">2.1.4 Flyway </w:t>
          </w:r>
          <w:r w:rsidR="00891B41">
            <w:t>(Versionamento e Migração de Banco de Dados)</w:t>
          </w:r>
        </w:p>
        <w:p w14:paraId="5913C107" w14:textId="6FA54D13" w:rsidR="00891B41" w:rsidRDefault="00891B41" w:rsidP="00B47951">
          <w:r>
            <w:t>O Flyway é uma ferramenta de código aberto voltada para o controle de versão</w:t>
          </w:r>
          <w:r w:rsidR="00081CDB">
            <w:t xml:space="preserve"> e migração de esquemas de banco de dados, assumindo a responsabilidade de gerenciar a evolução estrutural do banco de dados de forma confiável (REDGATE, 2025).</w:t>
          </w:r>
        </w:p>
        <w:p w14:paraId="338ACEE0" w14:textId="318DE09A" w:rsidR="00081CDB" w:rsidRDefault="00081CDB" w:rsidP="00B47951">
          <w:r>
            <w:t>O uso do Flyway está apoiado em evitar perda de dados e inconsistências, ao utilizar scripts SQL explícitos e versionados. A cada inicialização, o Spring Boot em conjunto com o Flyway verifica o histórico de execuções e aplica apenas as migrações pendentes. Essa abordagem garante que a arquitetura relacional projetada — incluindo a estrita normalização e a integridade das chaves estrangeiras — seja reproduzida com exatidão em qualquer ambiente (desenvolvimento, testes ou produção), estabelecendo um processo seguro para futuras alterações no banco de dados durante o ciclo de vida do software.</w:t>
          </w:r>
        </w:p>
        <w:p w14:paraId="7183DF3B" w14:textId="133C7039" w:rsidR="007B5C78" w:rsidRDefault="007B5C78" w:rsidP="00B47951">
          <w:r>
            <w:lastRenderedPageBreak/>
            <w:t>2.1.</w:t>
          </w:r>
          <w:r w:rsidR="00081CDB">
            <w:t>5</w:t>
          </w:r>
          <w:r>
            <w:t xml:space="preserve"> OAuth2</w:t>
          </w:r>
        </w:p>
        <w:p w14:paraId="10A9FA2D" w14:textId="72F85F4E" w:rsidR="00081CDB" w:rsidRDefault="00081CDB" w:rsidP="00B47951">
          <w:r>
            <w:t xml:space="preserve">O OAuth 2.0 será utilizado no projeto como o mecanismo seguro e obrigatório para delegar acesso a recursos protegidos de terceiros. Sua implementação é exigida por provedores como o Google para permitir que a aplicação manipule dados privados do usuário (como agendamentos) sem jamais ter acesso às credenciais originais da conta (login e senha do Google). A arquitetura baseia-se na emissão e validação de </w:t>
          </w:r>
          <w:r>
            <w:rPr>
              <w:i/>
              <w:iCs/>
            </w:rPr>
            <w:t>Access Tokens</w:t>
          </w:r>
          <w:r>
            <w:t xml:space="preserve">, garantindo que a comunicação entre o </w:t>
          </w:r>
          <w:r>
            <w:rPr>
              <w:i/>
              <w:iCs/>
            </w:rPr>
            <w:t>backend</w:t>
          </w:r>
          <w:r>
            <w:t xml:space="preserve"> (Spring Boot) e a API externa ocorra de forma segura, rastreável e com consentimento explícito do usuário final.</w:t>
          </w:r>
        </w:p>
        <w:p w14:paraId="44426203" w14:textId="41B6F205" w:rsidR="007B5C78" w:rsidRDefault="007B5C78" w:rsidP="00B47951"/>
        <w:p w14:paraId="226F76FF" w14:textId="03FA6053" w:rsidR="007B5C78" w:rsidRDefault="007B5C78" w:rsidP="00B47951">
          <w:r>
            <w:t>2.1.</w:t>
          </w:r>
          <w:r w:rsidR="00081CDB">
            <w:t>6</w:t>
          </w:r>
          <w:r>
            <w:t xml:space="preserve"> Integração com </w:t>
          </w:r>
          <w:r w:rsidR="00081CDB">
            <w:t>APIs de Terceiros (Google Workspace e ViaCep)</w:t>
          </w:r>
        </w:p>
        <w:p w14:paraId="247D669D" w14:textId="41874311" w:rsidR="007B5C78" w:rsidRDefault="00081CDB" w:rsidP="00B47951">
          <w:r>
            <w:t xml:space="preserve">A integração com </w:t>
          </w:r>
          <w:r w:rsidR="00565261">
            <w:t xml:space="preserve">APIs </w:t>
          </w:r>
          <w:r>
            <w:t xml:space="preserve">externas é uma estratégia fundamental para expandir as capacidades do sistema sem a necessidade de reinventar arquiteturas complexas. Neste projeto, a comunicação com serviços externos ocorrerá em duas frentes principais. A primeira frente utiliza a API pública do </w:t>
          </w:r>
          <w:r>
            <w:rPr>
              <w:b/>
              <w:bCs/>
            </w:rPr>
            <w:t>ViaCEP</w:t>
          </w:r>
          <w:r>
            <w:t xml:space="preserve"> para otimizar e padronizar o cadastro de endereços físicos, como os locais de atendimento dos profissionais de saúde. Ao informar o Código de Endereçamento Postal (CEP), o sistema consome o serviço (</w:t>
          </w:r>
          <w:r w:rsidRPr="00565261">
            <w:rPr>
              <w:i/>
              <w:iCs/>
            </w:rPr>
            <w:t>Webservice</w:t>
          </w:r>
          <w:r>
            <w:t xml:space="preserve">) de forma assíncrona para preencher automaticamente os dados de logradouro, bairro, localidade e unidade federativa, reduzindo significativamente a margem de erros de digitação e melhorando a experiência do usuário (VIACEP, 2026). A segunda frente integra a </w:t>
          </w:r>
          <w:r>
            <w:rPr>
              <w:b/>
              <w:bCs/>
            </w:rPr>
            <w:t>Google Calendar API</w:t>
          </w:r>
          <w:r>
            <w:t xml:space="preserve">, pertencente ao ecossistema </w:t>
          </w:r>
          <w:r>
            <w:rPr>
              <w:i/>
              <w:iCs/>
            </w:rPr>
            <w:t>Google Workspace</w:t>
          </w:r>
          <w:r>
            <w:t>. Esta integração permite a sincronização em tempo real das consultas médicas criadas na plataforma diretamente na agenda pessoal do paciente ou do cuidador, facilitando a gestão de tempo e auxiliando na redução do absenteísmo por meio da emissão de lembretes nativos dos dispositivos móveis (GOOGLE, 2026).</w:t>
          </w:r>
        </w:p>
        <w:p w14:paraId="37B00472" w14:textId="77777777" w:rsidR="00726DA8" w:rsidRDefault="00726DA8" w:rsidP="00B47951">
          <w:pPr>
            <w:rPr>
              <w:ins w:id="26" w:author="Douglas Cunha" w:date="2026-03-30T14:25:00Z" w16du:dateUtc="2026-03-30T17:25:00Z"/>
            </w:rPr>
          </w:pPr>
        </w:p>
        <w:p w14:paraId="04C6B332" w14:textId="03BAFE07" w:rsidR="004975E4" w:rsidRDefault="004975E4" w:rsidP="00B47951">
          <w:r>
            <w:t>2.1.7 Ferramentas de Desenvolvimento</w:t>
          </w:r>
        </w:p>
        <w:p w14:paraId="301BE2EC" w14:textId="376678B2" w:rsidR="004975E4" w:rsidRDefault="004975E4" w:rsidP="00B47951">
          <w:r>
            <w:t>Para a implementação do código-fonte</w:t>
          </w:r>
          <w:r w:rsidR="00617BAE">
            <w:t xml:space="preserve"> do </w:t>
          </w:r>
          <w:r w:rsidR="00617BAE" w:rsidRPr="00565261">
            <w:rPr>
              <w:i/>
              <w:iCs/>
            </w:rPr>
            <w:t>backend</w:t>
          </w:r>
          <w:r>
            <w:t xml:space="preserve">, selecionou-se a IDE </w:t>
          </w:r>
          <w:r w:rsidR="00617BAE">
            <w:t>IntelliJ IDEA. A adoção dessa ferramenta justifica-se pela sua ampla aderência ao ecossistema Java e suporte nativo a frameworks como o Spring Boot. O IntelliJ disponibiliza recursos que facilitam o desenvolvimento, conferindo maior agilidade, produtividade e qualidade ao software desenvolvido (JETBRAINS 2026). N</w:t>
          </w:r>
          <w:ins w:id="27" w:author="Douglas Cunha" w:date="2026-03-30T15:20:00Z" w16du:dateUtc="2026-03-30T18:20:00Z">
            <w:r w:rsidR="006B2390">
              <w:t>a</w:t>
            </w:r>
          </w:ins>
          <w:del w:id="28" w:author="Douglas Cunha" w:date="2026-03-30T15:19:00Z" w16du:dateUtc="2026-03-30T18:19:00Z">
            <w:r w:rsidR="00617BAE" w:rsidDel="006B2390">
              <w:delText>o</w:delText>
            </w:r>
          </w:del>
          <w:r w:rsidR="00617BAE">
            <w:t xml:space="preserve"> </w:t>
          </w:r>
          <w:del w:id="29" w:author="Douglas Cunha" w:date="2026-03-30T15:20:00Z" w16du:dateUtc="2026-03-30T18:20:00Z">
            <w:r w:rsidR="00617BAE" w:rsidDel="006B2390">
              <w:delText>caso da</w:delText>
            </w:r>
          </w:del>
          <w:r w:rsidR="00617BAE">
            <w:t xml:space="preserve"> implementação do código-fonte do frontend adotou-se o editor </w:t>
          </w:r>
          <w:r w:rsidR="00565261">
            <w:t>Virtual Studio Code (</w:t>
          </w:r>
          <w:r w:rsidR="00617BAE">
            <w:t>VS Code</w:t>
          </w:r>
          <w:r w:rsidR="00565261">
            <w:t>)</w:t>
          </w:r>
          <w:r w:rsidR="00617BAE">
            <w:t xml:space="preserve">, desenvolvido pela Microsoft. </w:t>
          </w:r>
          <w:r w:rsidR="00617BAE">
            <w:lastRenderedPageBreak/>
            <w:t>Essa ferramenta destaca-se por ser leve, altamente extensível e possuir suporte nativo ao Typescript. Por meio de seu vasto ecossistema de extensões, o VS Code integra ferramentas específicas para o Angular</w:t>
          </w:r>
          <w:r w:rsidR="005B3D6F">
            <w:t>, o que proporciona um ambiente de desenvolvimento ergonômico e garante a manutenção de um código limpo e padronizado (MICROSOFT, 2026).</w:t>
          </w:r>
        </w:p>
        <w:p w14:paraId="1AD48C39" w14:textId="7716A336" w:rsidR="005B3D6F" w:rsidRDefault="005B3D6F" w:rsidP="00B47951">
          <w:r>
            <w:t>Em paralelo, para validação e teste das requisições da API RESTful desenvolvida no Backend, será utilizado a plataforma Postman. Esta ferramenta permite a construção, execução e documentação de chamadas HTTP (como GET, POST, PUT e DELETE) de maneira isolada da interface gráfica. É possível simular o comportamento do cliente web, validar o formato da transferência de informações em JSON, testar a segurança das rotas (tokens JWT) e assegurar que os contratos de integração com o Spring Boot operassem perfeitamente antes do acoplamento final com o Angular (POSTMAN, 2026);</w:t>
          </w:r>
        </w:p>
        <w:p w14:paraId="7C9A535F" w14:textId="6712E2AF" w:rsidR="00617BAE" w:rsidRDefault="00617BAE" w:rsidP="00B47951">
          <w:pPr>
            <w:rPr>
              <w:ins w:id="30" w:author="Douglas Cunha" w:date="2026-03-30T14:26:00Z" w16du:dateUtc="2026-03-30T17:26:00Z"/>
            </w:rPr>
          </w:pPr>
          <w:r>
            <w:t>Para a prototipagem do projeto foi escolhido a plataforma Figma, que facilita a criação de telas e exportação com alta qualidade, bem como a criação de protótipos de alta fidelidade.</w:t>
          </w:r>
        </w:p>
        <w:p w14:paraId="6473076E" w14:textId="35E7BC38" w:rsidR="00726DA8" w:rsidRDefault="00726DA8" w:rsidP="00B47951">
          <w:ins w:id="31" w:author="Douglas Cunha" w:date="2026-03-30T14:26:00Z" w16du:dateUtc="2026-03-30T17:26:00Z">
            <w:r>
              <w:t>Faltou a referência do FIGMA  --  coloque o site mesmo</w:t>
            </w:r>
          </w:ins>
        </w:p>
        <w:p w14:paraId="0E06E45D" w14:textId="464D902D" w:rsidR="00B47951" w:rsidRDefault="00B47951" w:rsidP="00B47951">
          <w:pPr>
            <w:pStyle w:val="Ttulo3"/>
            <w:numPr>
              <w:ilvl w:val="0"/>
              <w:numId w:val="0"/>
            </w:numPr>
          </w:pPr>
          <w:r w:rsidRPr="00263814">
            <w:t>2.2. Princípios de Arquitetura de Software</w:t>
          </w:r>
        </w:p>
        <w:p w14:paraId="28A0E557" w14:textId="4857E5AA" w:rsidR="008F268E" w:rsidRDefault="008F268E" w:rsidP="008F268E">
          <w:r>
            <w:t>2.2.1. Padrão Arquitetural MVC (Model-View-Controller)</w:t>
          </w:r>
        </w:p>
        <w:p w14:paraId="6F129813" w14:textId="41FDA804" w:rsidR="008F268E" w:rsidRPr="008F268E" w:rsidRDefault="008F268E" w:rsidP="008F268E">
          <w:r w:rsidRPr="008F268E">
            <w:t>O Model-View-Controller (MVC) consiste de um</w:t>
          </w:r>
          <w:r>
            <w:t xml:space="preserve"> dos padrões arquiteturais mais consolidados na engenharia de software, projetado para separar as responsabilidades de uma aplicação em três camadas distintas interconectadas. Segundo Sommerville (2019), o modelo (Model) encapsula o estado e a lógica dos dados; a visão (View) é responsável pela renderização da interface e apresentação das informações ao usuário; e o controlador (Controller) gerencia o fluxo de requisições, processando as entradas do usuário e orquestrando as atualizações entre o modelo e a visão. A adoção do padrão MVC promove a modularidade, facilita a manutenção do código e permite o desenvolvimento paralelo, sendo a fundação estrutural primária de frameworks modernos como o Spring Boot e o Angular. </w:t>
          </w:r>
        </w:p>
        <w:p w14:paraId="2AD6351C" w14:textId="77777777" w:rsidR="00D80B15" w:rsidRDefault="00D80B15" w:rsidP="00B47951">
          <w:pPr>
            <w:pStyle w:val="Ttulo4"/>
            <w:numPr>
              <w:ilvl w:val="0"/>
              <w:numId w:val="0"/>
            </w:numPr>
            <w:rPr>
              <w:ins w:id="32" w:author="Douglas Cunha" w:date="2026-03-30T15:20:00Z" w16du:dateUtc="2026-03-30T18:20:00Z"/>
            </w:rPr>
          </w:pPr>
        </w:p>
        <w:p w14:paraId="24A4CEF1" w14:textId="77777777" w:rsidR="00D80B15" w:rsidRDefault="00D80B15" w:rsidP="00B47951">
          <w:pPr>
            <w:pStyle w:val="Ttulo4"/>
            <w:numPr>
              <w:ilvl w:val="0"/>
              <w:numId w:val="0"/>
            </w:numPr>
            <w:rPr>
              <w:ins w:id="33" w:author="Douglas Cunha" w:date="2026-03-30T15:20:00Z" w16du:dateUtc="2026-03-30T18:20:00Z"/>
            </w:rPr>
          </w:pPr>
        </w:p>
        <w:p w14:paraId="39738C8B" w14:textId="0753605F" w:rsidR="00B47951" w:rsidRPr="00263814" w:rsidRDefault="00B47951" w:rsidP="00B47951">
          <w:pPr>
            <w:pStyle w:val="Ttulo4"/>
            <w:numPr>
              <w:ilvl w:val="0"/>
              <w:numId w:val="0"/>
            </w:numPr>
            <w:rPr>
              <w:i/>
              <w:iCs/>
            </w:rPr>
          </w:pPr>
          <w:r w:rsidRPr="00263814">
            <w:lastRenderedPageBreak/>
            <w:t>2.2.</w:t>
          </w:r>
          <w:r w:rsidR="008F268E">
            <w:t>2</w:t>
          </w:r>
          <w:r w:rsidRPr="00263814">
            <w:t>. Clean Code</w:t>
          </w:r>
        </w:p>
        <w:p w14:paraId="20E37249" w14:textId="77777777" w:rsidR="00B47951" w:rsidRDefault="00B47951" w:rsidP="00B47951">
          <w:r>
            <w:rPr>
              <w:rStyle w:val="font-600"/>
            </w:rPr>
            <w:t>Clean Code</w:t>
          </w:r>
          <w:r>
            <w:t xml:space="preserve"> refere-se a um conjunto de princípios e práticas para escrever código-fonte que seja fácil de ler, entender e manter. Conforme Robert C. Martin (MARTIN, 2008), um código limpo deve ser:</w:t>
          </w:r>
        </w:p>
        <w:p w14:paraId="50A4206D" w14:textId="33F9646C" w:rsidR="00B47951" w:rsidRDefault="00B47951" w:rsidP="00D80B15">
          <w:pPr>
            <w:spacing w:line="240" w:lineRule="auto"/>
            <w:ind w:left="4536"/>
          </w:pPr>
          <w:r>
            <w:t>"...simples e direto. Um código limpo se lê como uma prosa bem escrita. Um código limpo nunca obscurece a intenção do designer, mas sim a revela." (MARTIN, 2008).</w:t>
          </w:r>
        </w:p>
        <w:p w14:paraId="018E6026" w14:textId="77777777" w:rsidR="005B3D6F" w:rsidRDefault="005B3D6F" w:rsidP="005B3D6F">
          <w:pPr>
            <w:spacing w:line="240" w:lineRule="auto"/>
          </w:pPr>
        </w:p>
        <w:p w14:paraId="7561E422" w14:textId="03E674B2" w:rsidR="00B47951" w:rsidRDefault="00B47951" w:rsidP="007B5C78">
          <w:r>
            <w:t xml:space="preserve">A aplicação desses princípios resulta em sistemas mais robustos, com menos </w:t>
          </w:r>
          <w:r>
            <w:rPr>
              <w:rStyle w:val="italic"/>
            </w:rPr>
            <w:t>bugs</w:t>
          </w:r>
          <w:r>
            <w:t xml:space="preserve"> e mais fáceis de estender.</w:t>
          </w:r>
        </w:p>
        <w:p w14:paraId="28E38E32" w14:textId="7FB604A1" w:rsidR="00B47951" w:rsidRPr="00E444DE" w:rsidRDefault="00B47951" w:rsidP="00B47951">
          <w:pPr>
            <w:pStyle w:val="Ttulo4"/>
            <w:numPr>
              <w:ilvl w:val="0"/>
              <w:numId w:val="0"/>
            </w:numPr>
            <w:rPr>
              <w:rFonts w:ascii="Times New Roman" w:eastAsia="Times New Roman" w:hAnsi="Times New Roman" w:cs="Times New Roman"/>
              <w:i/>
              <w:iCs/>
            </w:rPr>
          </w:pPr>
          <w:r w:rsidRPr="00E444DE">
            <w:t>2.2.</w:t>
          </w:r>
          <w:r w:rsidR="008F268E">
            <w:t>3</w:t>
          </w:r>
          <w:r w:rsidRPr="00E444DE">
            <w:t>. Clean Architecture</w:t>
          </w:r>
        </w:p>
        <w:p w14:paraId="3CD2CB76" w14:textId="77777777" w:rsidR="00B47951" w:rsidRDefault="00B47951" w:rsidP="00B47951">
          <w:r>
            <w:t xml:space="preserve">A </w:t>
          </w:r>
          <w:r>
            <w:rPr>
              <w:rStyle w:val="font-600"/>
            </w:rPr>
            <w:t>Clean Architecture</w:t>
          </w:r>
          <w:r>
            <w:t xml:space="preserve">, também proposta por Robert C. Martin (MARTIN, 2017), é uma abordagem para organizar o código de um sistema de forma que ele seja independente de </w:t>
          </w:r>
          <w:r>
            <w:rPr>
              <w:rStyle w:val="italic"/>
            </w:rPr>
            <w:t>frameworks</w:t>
          </w:r>
          <w:r>
            <w:t>, bancos de dados, interfaces de usuário e agentes externos. Ela se baseia no princípio da inversão de dependência, onde as dependências fluem para dentro, das camadas externas para as internas.</w:t>
          </w:r>
        </w:p>
        <w:p w14:paraId="541A7910" w14:textId="22C69D50" w:rsidR="00B47951" w:rsidRPr="00A119C8" w:rsidRDefault="00B47951" w:rsidP="00B47951">
          <w:r w:rsidRPr="00A119C8">
            <w:t>O Clean Architecture inclu</w:t>
          </w:r>
          <w:r w:rsidR="005B3D6F">
            <w:t>i</w:t>
          </w:r>
          <w:r w:rsidRPr="00A119C8">
            <w:t xml:space="preserve"> benefícios que vão</w:t>
          </w:r>
          <w:r>
            <w:t xml:space="preserve"> desde desacoplar o sistema de bibliotecas e frameworks à poder isolar os testes para regras de negócio e facilitar a manutenção do sistema. Outro ponto que podemos destacar é o fato de não depender de banco de dados, ou seja, caso esta tecnologia precise ser alterada não há acoplamento da regra de negócio com o sistema de banco de dados.</w:t>
          </w:r>
        </w:p>
        <w:p w14:paraId="16A33C26" w14:textId="1B3BB354" w:rsidR="00B47951" w:rsidRPr="00E444DE" w:rsidRDefault="00B47951" w:rsidP="00B47951">
          <w:pPr>
            <w:pStyle w:val="Ttulo4"/>
            <w:numPr>
              <w:ilvl w:val="0"/>
              <w:numId w:val="0"/>
            </w:numPr>
            <w:rPr>
              <w:rFonts w:ascii="Times New Roman" w:eastAsia="Times New Roman" w:hAnsi="Times New Roman" w:cs="Times New Roman"/>
              <w:i/>
              <w:iCs/>
            </w:rPr>
          </w:pPr>
          <w:r w:rsidRPr="00E444DE">
            <w:t>2.2.</w:t>
          </w:r>
          <w:r w:rsidR="008F268E">
            <w:t>4</w:t>
          </w:r>
          <w:r w:rsidRPr="00E444DE">
            <w:t>. Domain-Driven Design (DDD)</w:t>
          </w:r>
        </w:p>
        <w:p w14:paraId="0F472F69" w14:textId="77777777" w:rsidR="00B47951" w:rsidRDefault="00B47951" w:rsidP="00B47951">
          <w:r>
            <w:rPr>
              <w:rStyle w:val="font-600"/>
            </w:rPr>
            <w:t>Domain-Driven Design (DDD)</w:t>
          </w:r>
          <w:r>
            <w:t xml:space="preserve"> é uma abordagem de desenvolvimento de software que foca na modelagem do domínio de negócio. Eric Evans (EVANS, 2003) descreve o DDD como uma forma de:</w:t>
          </w:r>
        </w:p>
        <w:p w14:paraId="38F28C10" w14:textId="77777777" w:rsidR="00B47951" w:rsidRDefault="00B47951" w:rsidP="00D80B15">
          <w:pPr>
            <w:ind w:left="4536"/>
            <w:pPrChange w:id="34" w:author="Douglas Cunha" w:date="2026-03-30T15:21:00Z" w16du:dateUtc="2026-03-30T18:21:00Z">
              <w:pPr/>
            </w:pPrChange>
          </w:pPr>
          <w:r>
            <w:t xml:space="preserve">"...colocar o foco principal do projeto no domínio central e na lógica do domínio, baseando </w:t>
          </w:r>
          <w:r>
            <w:lastRenderedPageBreak/>
            <w:t>designs complexos em um modelo do domínio." (EVANS, 2003).</w:t>
          </w:r>
        </w:p>
        <w:p w14:paraId="4B479ED7" w14:textId="5C5B6465" w:rsidR="007B5C78" w:rsidRDefault="00B47951" w:rsidP="00B47951">
          <w:r>
            <w:t>O DDD ajuda a criar um modelo de software que reflete de perto a realidade do negócio, facilitando a comunicação entre especialistas de domínio e desenvolvedores e resultando em sistemas mais alinhados às necessidades do usuário.</w:t>
          </w:r>
        </w:p>
        <w:p w14:paraId="39277073" w14:textId="3911CBFC" w:rsidR="008F268E" w:rsidRDefault="008F268E" w:rsidP="00B47951"/>
        <w:p w14:paraId="7ACB6513" w14:textId="6CBB9F61" w:rsidR="008F268E" w:rsidRDefault="008F268E" w:rsidP="00B47951">
          <w:r>
            <w:t>2.2.5. Arquitetura Pragmática Híbrida</w:t>
          </w:r>
        </w:p>
        <w:p w14:paraId="74DE3EBA" w14:textId="4ACC8115" w:rsidR="008F268E" w:rsidRDefault="008F268E" w:rsidP="00B47951">
          <w:r>
            <w:t>No contexto deste projeto, será abordado uma arquitetura híbrida. O sistema utilizará o padrão MVC como fundação estrutural básica, aproveitando a fluidez e a convenção que o framework Spring Boot oferece para o gerenciamento de requisições web (Controladores) e persistência de dados. No entanto, para evitar o acoplamento excessivo e modelos de classes “anêmicas” (onde a lógica de domínio “escapa” para camadas de baixo nível), os conceitos de Clean Architecture e DDD serão aplicados estrategicamente. Essa hibridização garante que a lógica de domínio central permaneça isolada e testável, unindo a agilidade de desenvolvimento do MVC com a robustez e manutenibilidade das arquiteturas limpas.</w:t>
          </w:r>
        </w:p>
        <w:p w14:paraId="6CF59CEF" w14:textId="5648C9D7" w:rsidR="00B47951" w:rsidRPr="00E444DE" w:rsidRDefault="00B47951" w:rsidP="00B47951">
          <w:pPr>
            <w:pStyle w:val="Ttulo3"/>
            <w:numPr>
              <w:ilvl w:val="0"/>
              <w:numId w:val="0"/>
            </w:numPr>
            <w:rPr>
              <w:rFonts w:ascii="Times New Roman" w:eastAsia="Times New Roman" w:hAnsi="Times New Roman" w:cs="Times New Roman"/>
              <w:sz w:val="27"/>
            </w:rPr>
          </w:pPr>
          <w:r w:rsidRPr="00E444DE">
            <w:t xml:space="preserve">2.3. </w:t>
          </w:r>
          <w:r w:rsidR="005B3D6F">
            <w:t xml:space="preserve">Príncipios </w:t>
          </w:r>
          <w:r w:rsidRPr="00E444DE">
            <w:t>DevOps e Ferramentas</w:t>
          </w:r>
        </w:p>
        <w:p w14:paraId="10A8C95A" w14:textId="3DEBEBC2" w:rsidR="00081CDB" w:rsidRPr="00081CDB" w:rsidRDefault="005B3D6F" w:rsidP="00081CDB">
          <w:pPr>
            <w:suppressAutoHyphens w:val="0"/>
            <w:spacing w:before="100" w:beforeAutospacing="1" w:after="100" w:afterAutospacing="1"/>
            <w:jc w:val="left"/>
            <w:rPr>
              <w:rFonts w:eastAsia="Times New Roman" w:cs="Arial"/>
              <w:szCs w:val="24"/>
              <w:lang w:eastAsia="pt-BR"/>
            </w:rPr>
          </w:pPr>
          <w:r>
            <w:rPr>
              <w:rFonts w:eastAsia="Times New Roman" w:cs="Arial"/>
              <w:szCs w:val="24"/>
              <w:lang w:eastAsia="pt-BR"/>
            </w:rPr>
            <w:t>O</w:t>
          </w:r>
          <w:r w:rsidR="00081CDB" w:rsidRPr="00081CDB">
            <w:rPr>
              <w:rFonts w:eastAsia="Times New Roman" w:cs="Arial"/>
              <w:szCs w:val="24"/>
              <w:lang w:eastAsia="pt-BR"/>
            </w:rPr>
            <w:t xml:space="preserve"> DevOps</w:t>
          </w:r>
          <w:r>
            <w:rPr>
              <w:rFonts w:eastAsia="Times New Roman" w:cs="Arial"/>
              <w:szCs w:val="24"/>
              <w:lang w:eastAsia="pt-BR"/>
            </w:rPr>
            <w:t>, muito além de uma cultura,</w:t>
          </w:r>
          <w:r w:rsidR="00081CDB" w:rsidRPr="00081CDB">
            <w:rPr>
              <w:rFonts w:eastAsia="Times New Roman" w:cs="Arial"/>
              <w:szCs w:val="24"/>
              <w:lang w:eastAsia="pt-BR"/>
            </w:rPr>
            <w:t xml:space="preserve"> representa a integração contínua entre o desenvolvimento de software (</w:t>
          </w:r>
          <w:r w:rsidR="00081CDB" w:rsidRPr="00081CDB">
            <w:rPr>
              <w:rFonts w:eastAsia="Times New Roman" w:cs="Arial"/>
              <w:i/>
              <w:iCs/>
              <w:szCs w:val="24"/>
              <w:lang w:eastAsia="pt-BR"/>
            </w:rPr>
            <w:t>Dev</w:t>
          </w:r>
          <w:r w:rsidR="00081CDB" w:rsidRPr="00081CDB">
            <w:rPr>
              <w:rFonts w:eastAsia="Times New Roman" w:cs="Arial"/>
              <w:szCs w:val="24"/>
              <w:lang w:eastAsia="pt-BR"/>
            </w:rPr>
            <w:t>) e as operações de tecnologia da informação (</w:t>
          </w:r>
          <w:r w:rsidR="00081CDB" w:rsidRPr="00081CDB">
            <w:rPr>
              <w:rFonts w:eastAsia="Times New Roman" w:cs="Arial"/>
              <w:i/>
              <w:iCs/>
              <w:szCs w:val="24"/>
              <w:lang w:eastAsia="pt-BR"/>
            </w:rPr>
            <w:t>Ops</w:t>
          </w:r>
          <w:r w:rsidR="00081CDB" w:rsidRPr="00081CDB">
            <w:rPr>
              <w:rFonts w:eastAsia="Times New Roman" w:cs="Arial"/>
              <w:szCs w:val="24"/>
              <w:lang w:eastAsia="pt-BR"/>
            </w:rPr>
            <w:t>). Seu principal objetivo é encurtar o ciclo de vida de desenvolvimento do sistema, promovendo entregas frequentes, confiáveis e com alta qualidade (MICROSOFT AZURE, 2025). Segundo a Linux Foundation (2025), a evolução dessas práticas culminou na adoção de arquiteturas nativas em nuvem (</w:t>
          </w:r>
          <w:r w:rsidR="00081CDB" w:rsidRPr="00081CDB">
            <w:rPr>
              <w:rFonts w:eastAsia="Times New Roman" w:cs="Arial"/>
              <w:i/>
              <w:iCs/>
              <w:szCs w:val="24"/>
              <w:lang w:eastAsia="pt-BR"/>
            </w:rPr>
            <w:t>Cloud Native</w:t>
          </w:r>
          <w:r w:rsidR="00081CDB" w:rsidRPr="00081CDB">
            <w:rPr>
              <w:rFonts w:eastAsia="Times New Roman" w:cs="Arial"/>
              <w:szCs w:val="24"/>
              <w:lang w:eastAsia="pt-BR"/>
            </w:rPr>
            <w:t>), que priorizam a automação, a conteinerização e a observabilidade para construir sistemas escaláveis e resilientes.</w:t>
          </w:r>
        </w:p>
        <w:p w14:paraId="36413B17"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No contexto deste projeto, a esteira de desenvolvimento fundamenta-se no controle de versão descentralizado utilizando o Git, tendo o GitHub como plataforma central para a gestão dos repositórios e da documentação. A automação da pipeline de Integração e Entrega Contínuas (CI/CD) é orquestrada pelo GitHub Actions, responsável por garantir a validação e a construção (</w:t>
          </w:r>
          <w:r w:rsidRPr="00081CDB">
            <w:rPr>
              <w:rFonts w:eastAsia="Times New Roman" w:cs="Arial"/>
              <w:i/>
              <w:iCs/>
              <w:szCs w:val="24"/>
              <w:lang w:eastAsia="pt-BR"/>
            </w:rPr>
            <w:t>build</w:t>
          </w:r>
          <w:r w:rsidRPr="00081CDB">
            <w:rPr>
              <w:rFonts w:eastAsia="Times New Roman" w:cs="Arial"/>
              <w:szCs w:val="24"/>
              <w:lang w:eastAsia="pt-BR"/>
            </w:rPr>
            <w:t>) automatizada do código.</w:t>
          </w:r>
        </w:p>
        <w:p w14:paraId="7F84C070" w14:textId="77777777" w:rsidR="00081CDB" w:rsidRPr="00081CDB" w:rsidRDefault="00081CDB" w:rsidP="00873421">
          <w:pPr>
            <w:suppressAutoHyphens w:val="0"/>
            <w:spacing w:before="100" w:beforeAutospacing="1" w:after="100" w:afterAutospacing="1"/>
            <w:rPr>
              <w:rFonts w:eastAsia="Times New Roman" w:cs="Arial"/>
              <w:szCs w:val="24"/>
              <w:lang w:eastAsia="pt-BR"/>
            </w:rPr>
            <w:pPrChange w:id="35" w:author="Douglas Cunha" w:date="2026-03-30T15:21:00Z" w16du:dateUtc="2026-03-30T18:21:00Z">
              <w:pPr>
                <w:suppressAutoHyphens w:val="0"/>
                <w:spacing w:before="100" w:beforeAutospacing="1" w:after="100" w:afterAutospacing="1"/>
                <w:jc w:val="left"/>
              </w:pPr>
            </w:pPrChange>
          </w:pPr>
          <w:r w:rsidRPr="00081CDB">
            <w:rPr>
              <w:rFonts w:eastAsia="Times New Roman" w:cs="Arial"/>
              <w:szCs w:val="24"/>
              <w:lang w:eastAsia="pt-BR"/>
            </w:rPr>
            <w:lastRenderedPageBreak/>
            <w:t>Para assegurar a paridade e a consistência entre os ambientes de desenvolvimento, teste e produção, adota-se a conteinerização por meio do Docker e a orquestração local com o Docker Compose. Essa abordagem permite empacotar a aplicação e todos os seus serviços dependentes em unidades isoladas, simplificando drasticamente o processo de implantação (</w:t>
          </w:r>
          <w:r w:rsidRPr="00081CDB">
            <w:rPr>
              <w:rFonts w:eastAsia="Times New Roman" w:cs="Arial"/>
              <w:i/>
              <w:iCs/>
              <w:szCs w:val="24"/>
              <w:lang w:eastAsia="pt-BR"/>
            </w:rPr>
            <w:t>deployment</w:t>
          </w:r>
          <w:r w:rsidRPr="00081CDB">
            <w:rPr>
              <w:rFonts w:eastAsia="Times New Roman" w:cs="Arial"/>
              <w:szCs w:val="24"/>
              <w:lang w:eastAsia="pt-BR"/>
            </w:rPr>
            <w:t>).</w:t>
          </w:r>
        </w:p>
        <w:p w14:paraId="22D775C9" w14:textId="77777777" w:rsidR="00081CDB" w:rsidRPr="00081CDB" w:rsidRDefault="00081CDB" w:rsidP="00873421">
          <w:pPr>
            <w:suppressAutoHyphens w:val="0"/>
            <w:spacing w:before="100" w:beforeAutospacing="1" w:after="100" w:afterAutospacing="1"/>
            <w:rPr>
              <w:rFonts w:eastAsia="Times New Roman" w:cs="Arial"/>
              <w:szCs w:val="24"/>
              <w:lang w:eastAsia="pt-BR"/>
            </w:rPr>
            <w:pPrChange w:id="36" w:author="Douglas Cunha" w:date="2026-03-30T15:21:00Z" w16du:dateUtc="2026-03-30T18:21:00Z">
              <w:pPr>
                <w:suppressAutoHyphens w:val="0"/>
                <w:spacing w:before="100" w:beforeAutospacing="1" w:after="100" w:afterAutospacing="1"/>
                <w:jc w:val="left"/>
              </w:pPr>
            </w:pPrChange>
          </w:pPr>
          <w:r w:rsidRPr="00081CDB">
            <w:rPr>
              <w:rFonts w:eastAsia="Times New Roman" w:cs="Arial"/>
              <w:szCs w:val="24"/>
              <w:lang w:eastAsia="pt-BR"/>
            </w:rPr>
            <w:t xml:space="preserve">Um pilar fundamental da cultura DevOps moderna aplicada ao projeto é a observabilidade. Para monitorar a saúde da aplicação e diagnosticar anomalias, o sistema integra o OpenTelemetry — um projeto de código aberto de destaque mantido pela </w:t>
          </w:r>
          <w:r w:rsidRPr="00081CDB">
            <w:rPr>
              <w:rFonts w:eastAsia="Times New Roman" w:cs="Arial"/>
              <w:i/>
              <w:iCs/>
              <w:szCs w:val="24"/>
              <w:lang w:eastAsia="pt-BR"/>
            </w:rPr>
            <w:t>Cloud Native Computing Foundation</w:t>
          </w:r>
          <w:r w:rsidRPr="00081CDB">
            <w:rPr>
              <w:rFonts w:eastAsia="Times New Roman" w:cs="Arial"/>
              <w:szCs w:val="24"/>
              <w:lang w:eastAsia="pt-BR"/>
            </w:rPr>
            <w:t xml:space="preserve"> (CNCF), organização vinculada à Linux Foundation — em conjunto com o Grafana. Essa combinação garante a coleta padronizada e a visualização em tempo real de métricas críticas e </w:t>
          </w:r>
          <w:r w:rsidRPr="00081CDB">
            <w:rPr>
              <w:rFonts w:eastAsia="Times New Roman" w:cs="Arial"/>
              <w:i/>
              <w:iCs/>
              <w:szCs w:val="24"/>
              <w:lang w:eastAsia="pt-BR"/>
            </w:rPr>
            <w:t>logs</w:t>
          </w:r>
          <w:r w:rsidRPr="00081CDB">
            <w:rPr>
              <w:rFonts w:eastAsia="Times New Roman" w:cs="Arial"/>
              <w:szCs w:val="24"/>
              <w:lang w:eastAsia="pt-BR"/>
            </w:rPr>
            <w:t xml:space="preserve"> de desempenho.</w:t>
          </w:r>
        </w:p>
        <w:p w14:paraId="3ECE657A" w14:textId="77777777" w:rsidR="00081CDB" w:rsidRPr="00081CDB" w:rsidRDefault="00081CDB" w:rsidP="00873421">
          <w:pPr>
            <w:suppressAutoHyphens w:val="0"/>
            <w:spacing w:before="100" w:beforeAutospacing="1" w:after="100" w:afterAutospacing="1"/>
            <w:rPr>
              <w:rFonts w:eastAsia="Times New Roman" w:cs="Arial"/>
              <w:szCs w:val="24"/>
              <w:lang w:eastAsia="pt-BR"/>
            </w:rPr>
            <w:pPrChange w:id="37" w:author="Douglas Cunha" w:date="2026-03-30T15:21:00Z" w16du:dateUtc="2026-03-30T18:21:00Z">
              <w:pPr>
                <w:suppressAutoHyphens w:val="0"/>
                <w:spacing w:before="100" w:beforeAutospacing="1" w:after="100" w:afterAutospacing="1"/>
                <w:jc w:val="left"/>
              </w:pPr>
            </w:pPrChange>
          </w:pPr>
          <w:r w:rsidRPr="00081CDB">
            <w:rPr>
              <w:rFonts w:eastAsia="Times New Roman" w:cs="Arial"/>
              <w:szCs w:val="24"/>
              <w:lang w:eastAsia="pt-BR"/>
            </w:rPr>
            <w:t>A sinergia entre essas tecnologias formará a base operacional para que o sistema de gestão de prontuários médicos seja não apenas robusto e eficiente, mas também altamente manutenível, alinhando a arquitetura do software às melhores práticas contemporâneas da indústria.</w:t>
          </w:r>
        </w:p>
        <w:p w14:paraId="739AF7F3" w14:textId="77777777" w:rsidR="00B47951" w:rsidRDefault="00B47951">
          <w:pPr>
            <w:pStyle w:val="Corpodetexto"/>
            <w:spacing w:after="160" w:line="360" w:lineRule="auto"/>
            <w:rPr>
              <w:rFonts w:cs="Arial"/>
              <w:szCs w:val="24"/>
            </w:rPr>
          </w:pPr>
        </w:p>
        <w:p w14:paraId="2ED0826F" w14:textId="4A332F9A" w:rsidR="007B5C78" w:rsidRDefault="007B5C78" w:rsidP="007B5C78">
          <w:pPr>
            <w:pStyle w:val="Ttulo1"/>
          </w:pPr>
          <w:r>
            <w:t xml:space="preserve">MODELAGEM </w:t>
          </w:r>
          <w:r w:rsidR="00B47951">
            <w:t>E DESENVOLVIMENTO</w:t>
          </w:r>
        </w:p>
        <w:p w14:paraId="28B606DB" w14:textId="26A58D3E" w:rsidR="000E4DAF" w:rsidRPr="000E4DAF" w:rsidRDefault="000E4DAF" w:rsidP="000E4DAF">
          <w:r>
            <w:t>Este capítulo consta a modelagem do software proposto. A descrição do projeto e a metodologia a ser utilizada no desenvolvimento. Diagramas de casos de uso e especificações serão utilizados para melhor compreensão da interação do software com o usuário e APIs de terceiros, bem como a modelagem do banco de dados.</w:t>
          </w:r>
        </w:p>
        <w:p w14:paraId="42CBD98A" w14:textId="330DC1C8" w:rsidR="00967F21" w:rsidRDefault="00967F21" w:rsidP="00967F21">
          <w:r>
            <w:t>3.1 Descrição Geral do Projeto</w:t>
          </w:r>
        </w:p>
        <w:p w14:paraId="31CFD3D9" w14:textId="50DA72C9" w:rsidR="00967F21" w:rsidRDefault="00967F21" w:rsidP="00967F21">
          <w:r>
            <w:t>O projeto consiste do desenvolvimento de um software voltado para a gestão unificada do histórico médico. O sistema foi concebido para atender tanto ao uso pessoal quanto ao modo “cuidado”, permitindo que um único usuário gerencie perfis e históricos clínicos de dependentes, como familiares idosos ou crianças.</w:t>
          </w:r>
        </w:p>
        <w:p w14:paraId="67727477" w14:textId="12E2A5D1" w:rsidR="00967F21" w:rsidRDefault="00967F21" w:rsidP="00967F21">
          <w:r>
            <w:t xml:space="preserve">A aplicação centraliza o agendamento de consultas, armazenamento de diagnósticos, upload de exames e prescrição de receitas médicas de forma rastreável. Como diferencial </w:t>
          </w:r>
          <w:r>
            <w:lastRenderedPageBreak/>
            <w:t xml:space="preserve">de segurança e acessibilidade, o sistema gera uma </w:t>
          </w:r>
          <w:ins w:id="38" w:author="Douglas Cunha" w:date="2026-03-30T15:22:00Z" w16du:dateUtc="2026-03-30T18:22:00Z">
            <w:r w:rsidR="001E4431">
              <w:t>(</w:t>
            </w:r>
          </w:ins>
          <w:r>
            <w:t>Ficha de Emergência</w:t>
          </w:r>
          <w:ins w:id="39" w:author="Douglas Cunha" w:date="2026-03-30T15:22:00Z" w16du:dateUtc="2026-03-30T18:22:00Z">
            <w:r w:rsidR="001E4431">
              <w:t>)</w:t>
            </w:r>
          </w:ins>
          <w:r>
            <w:t xml:space="preserve"> dinâmica acessível via QR Code, que disponibiliza uma rota “pública” com dados vitais (tipo sanguíneo, alergias, medicamentos de uso contínuo, patologias) para equipes de primeiros socorros, com autorização prévia. A arquitetura foi desenhada utilizando Spring Boot no backend, Angular no Frontend e H2 embutido como banco de dados no desenvolvimento, apoiada por uma esteira de DevOps para integração e monitoramento contínuos.</w:t>
          </w:r>
        </w:p>
        <w:p w14:paraId="12657B94" w14:textId="5A428B12" w:rsidR="008F268E" w:rsidRDefault="008F268E" w:rsidP="00967F21"/>
        <w:p w14:paraId="45DE151E" w14:textId="77777777" w:rsidR="008F268E" w:rsidRDefault="008F268E" w:rsidP="00967F21"/>
        <w:p w14:paraId="2D1C29B2" w14:textId="10C6D516" w:rsidR="00967F21" w:rsidRDefault="009F5A9F" w:rsidP="00967F21">
          <w:r>
            <w:t>3.2 Metodologia de Desenvolvimento do Software</w:t>
          </w:r>
        </w:p>
        <w:p w14:paraId="55E3D9F5" w14:textId="25A58FF6" w:rsidR="009F5A9F" w:rsidRDefault="009F5A9F" w:rsidP="00967F21">
          <w:r>
            <w:t>Para a condução da engenharia do presente software, foi adotado o modelo de ciclo de vida Iterativo e Incremental, orientado por princípios das Metodologias Ágeis. Segundo Pressman e Maxim (2021), o modelo incremental aplica sequências lineares de forma escalonada à medida que o tempo avança, dessa forma produz incrementos de software operacionais a cada ciclos, eliminando a exigência de que todo o sistema seja entregue apenas no final do projeto. O desenvolvimento foi dividido em ciclos de trabalho, as Sprints, afim de permitir entregas funcionais e revisões constantes. O escopo do sistema foi mapeado em uma lista de requisitos e casos de uso (Product Backlog), definindo as funcionalidades de maior prioridade nas primeiras iterações.</w:t>
          </w:r>
        </w:p>
        <w:p w14:paraId="6B6F029A" w14:textId="73DD0918" w:rsidR="006F6C04" w:rsidRDefault="009F5A9F" w:rsidP="00967F21">
          <w:r>
            <w:t>Essa abordagem permite mitigar riscos logo nas fases iniciais, validar e testar de maneira progressiva, assegurando a robustez e a qualidade do artefato final (SCHWABER; SUTHERLAND, 2020).</w:t>
          </w:r>
        </w:p>
        <w:p w14:paraId="01B2DED3" w14:textId="77777777" w:rsidR="008F268E" w:rsidRPr="00967F21" w:rsidRDefault="008F268E" w:rsidP="00967F21"/>
        <w:p w14:paraId="0A531EC5" w14:textId="73E83F29" w:rsidR="009F5A9F" w:rsidRDefault="00ED7B4A" w:rsidP="00C5491B">
          <w:pPr>
            <w:pStyle w:val="PargrafodaLista"/>
            <w:numPr>
              <w:ilvl w:val="1"/>
              <w:numId w:val="17"/>
            </w:numPr>
          </w:pPr>
          <w:r>
            <w:t xml:space="preserve">. </w:t>
          </w:r>
          <w:r w:rsidR="007B5C78">
            <w:t>ANÁLISE DE REQUISITOS</w:t>
          </w:r>
        </w:p>
        <w:p w14:paraId="117AF4AD" w14:textId="43514EC8" w:rsidR="00C5491B" w:rsidRDefault="009F5A9F" w:rsidP="00C5491B">
          <w:r>
            <w:t>Os requisitos foram levantados com stakeholders que atuam em frente de cuidado com pacientes que estão em tratamento multidisciplinar com consultas médicas frequentes bem como praticando polifarmácia</w:t>
          </w:r>
          <w:ins w:id="40" w:author="Douglas Cunha" w:date="2026-03-30T16:03:00Z" w16du:dateUtc="2026-03-30T19:03:00Z">
            <w:r w:rsidR="00B16119">
              <w:t xml:space="preserve"> – explique melhor </w:t>
            </w:r>
          </w:ins>
          <w:r>
            <w:t>. A validação dos requisitos ocorreu com as partes interessadas bem como com outros dois Analistas de Sistemas, Guilherme Delgado e Gabriel</w:t>
          </w:r>
          <w:r w:rsidR="00C5491B">
            <w:t xml:space="preserve"> </w:t>
          </w:r>
          <w:r>
            <w:t>Matheus Santos.</w:t>
          </w:r>
        </w:p>
        <w:p w14:paraId="039361F7" w14:textId="461AF6EE" w:rsidR="009F5A9F" w:rsidRDefault="009F5A9F" w:rsidP="00C5491B">
          <w:r>
            <w:t>Os requisitos levantados foram classificados em Funcionais (o que o sistema deve fazer) e Não Funcionais (como o sistema deve se comportar em termos de qualidade, segurança e desempenho).</w:t>
          </w:r>
        </w:p>
        <w:p w14:paraId="137FDDBC" w14:textId="77777777" w:rsidR="008F268E" w:rsidRDefault="008F268E" w:rsidP="00C5491B"/>
        <w:p w14:paraId="58799A27" w14:textId="42D65010" w:rsidR="006F6C04" w:rsidRDefault="006F6C04" w:rsidP="006F6C04">
          <w:r>
            <w:t>3.3.1 Requisitos Funcionais.</w:t>
          </w:r>
        </w:p>
        <w:p w14:paraId="5D68961D" w14:textId="5514F3C9" w:rsidR="009F5A9F" w:rsidRDefault="004817BE" w:rsidP="00C5491B">
          <w:r>
            <w:t xml:space="preserve">Os Requisitos Funcionais (RF) descrevem as interações entre o sistema e seus atores, detalhando os serviços que o </w:t>
          </w:r>
          <w:r w:rsidRPr="00C5491B">
            <w:rPr>
              <w:i/>
              <w:iCs/>
            </w:rPr>
            <w:t>software</w:t>
          </w:r>
          <w:r>
            <w:t xml:space="preserve"> deve fornecer de forma explícita e testável.</w:t>
          </w:r>
        </w:p>
        <w:tbl>
          <w:tblPr>
            <w:tblStyle w:val="Tabelacomgrade"/>
            <w:tblW w:w="9923" w:type="dxa"/>
            <w:tblInd w:w="-5" w:type="dxa"/>
            <w:tblLook w:val="04A0" w:firstRow="1" w:lastRow="0" w:firstColumn="1" w:lastColumn="0" w:noHBand="0" w:noVBand="1"/>
          </w:tblPr>
          <w:tblGrid>
            <w:gridCol w:w="1524"/>
            <w:gridCol w:w="6799"/>
            <w:gridCol w:w="1600"/>
          </w:tblGrid>
          <w:tr w:rsidR="00EB0C91" w14:paraId="53ECB50E" w14:textId="77777777" w:rsidTr="00336EE5">
            <w:trPr>
              <w:trHeight w:val="454"/>
            </w:trPr>
            <w:tc>
              <w:tcPr>
                <w:tcW w:w="1524" w:type="dxa"/>
              </w:tcPr>
              <w:p w14:paraId="5B0C064E" w14:textId="67CA2A43" w:rsidR="00EB0C91" w:rsidRDefault="00EB0C91" w:rsidP="00336EE5">
                <w:pPr>
                  <w:pStyle w:val="PargrafodaLista"/>
                  <w:ind w:left="0"/>
                  <w:jc w:val="center"/>
                </w:pPr>
                <w:r>
                  <w:t>Identificador</w:t>
                </w:r>
              </w:p>
            </w:tc>
            <w:tc>
              <w:tcPr>
                <w:tcW w:w="6799" w:type="dxa"/>
                <w:vAlign w:val="center"/>
              </w:tcPr>
              <w:p w14:paraId="775AD10C" w14:textId="2875D215" w:rsidR="00EB0C91" w:rsidRDefault="00EB0C91" w:rsidP="00336EE5">
                <w:pPr>
                  <w:pStyle w:val="PargrafodaLista"/>
                  <w:ind w:left="0"/>
                  <w:jc w:val="left"/>
                </w:pPr>
                <w:r>
                  <w:t>Descrição</w:t>
                </w:r>
              </w:p>
            </w:tc>
            <w:tc>
              <w:tcPr>
                <w:tcW w:w="1600" w:type="dxa"/>
                <w:vAlign w:val="center"/>
              </w:tcPr>
              <w:p w14:paraId="7212BD15" w14:textId="09C86142" w:rsidR="00EB0C91" w:rsidRDefault="00EB0C91" w:rsidP="00336EE5">
                <w:pPr>
                  <w:pStyle w:val="PargrafodaLista"/>
                  <w:ind w:left="0"/>
                  <w:jc w:val="center"/>
                </w:pPr>
                <w:r>
                  <w:t>Prioridade</w:t>
                </w:r>
              </w:p>
            </w:tc>
          </w:tr>
          <w:tr w:rsidR="00EB0C91" w14:paraId="442BC6DC" w14:textId="77777777" w:rsidTr="00336EE5">
            <w:tc>
              <w:tcPr>
                <w:tcW w:w="1524" w:type="dxa"/>
              </w:tcPr>
              <w:p w14:paraId="3AEABF9D" w14:textId="0173AA36" w:rsidR="00EB0C91" w:rsidRDefault="00EB0C91" w:rsidP="009F5A9F">
                <w:pPr>
                  <w:pStyle w:val="PargrafodaLista"/>
                  <w:ind w:left="0"/>
                </w:pPr>
                <w:r>
                  <w:rPr>
                    <w:b/>
                    <w:bCs/>
                  </w:rPr>
                  <w:t>RF01</w:t>
                </w:r>
              </w:p>
            </w:tc>
            <w:tc>
              <w:tcPr>
                <w:tcW w:w="6799" w:type="dxa"/>
              </w:tcPr>
              <w:p w14:paraId="5AC5C898" w14:textId="30C95BD8" w:rsidR="00EB0C91" w:rsidRDefault="00EB0C91" w:rsidP="009F5A9F">
                <w:pPr>
                  <w:pStyle w:val="PargrafodaLista"/>
                  <w:ind w:left="0"/>
                </w:pPr>
                <w:r>
                  <w:t>O sistema deve permitir que o Usuário cadastre sua conta, realize a autenticação e execute a exclusão lógica de sua conta principal, inativando o acesso à plataforma.</w:t>
                </w:r>
              </w:p>
            </w:tc>
            <w:tc>
              <w:tcPr>
                <w:tcW w:w="1600" w:type="dxa"/>
              </w:tcPr>
              <w:p w14:paraId="70AD51E6" w14:textId="5E16FA2A" w:rsidR="00EB0C91" w:rsidRDefault="00EB0C91" w:rsidP="009F5A9F">
                <w:pPr>
                  <w:pStyle w:val="PargrafodaLista"/>
                  <w:ind w:left="0"/>
                </w:pPr>
                <w:r>
                  <w:t>Alta</w:t>
                </w:r>
              </w:p>
            </w:tc>
          </w:tr>
          <w:tr w:rsidR="00EB0C91" w14:paraId="45C472DA" w14:textId="77777777" w:rsidTr="00336EE5">
            <w:tc>
              <w:tcPr>
                <w:tcW w:w="1524" w:type="dxa"/>
              </w:tcPr>
              <w:p w14:paraId="5E78CBBF" w14:textId="4A3FC168" w:rsidR="00EB0C91" w:rsidRDefault="00EB0C91" w:rsidP="009F5A9F">
                <w:pPr>
                  <w:pStyle w:val="PargrafodaLista"/>
                  <w:ind w:left="0"/>
                </w:pPr>
                <w:r w:rsidRPr="00EB0C91">
                  <w:rPr>
                    <w:b/>
                    <w:bCs/>
                  </w:rPr>
                  <w:t>RF02</w:t>
                </w:r>
              </w:p>
            </w:tc>
            <w:tc>
              <w:tcPr>
                <w:tcW w:w="6799" w:type="dxa"/>
              </w:tcPr>
              <w:p w14:paraId="5B2D58D1" w14:textId="5B592529" w:rsidR="00EB0C91" w:rsidRDefault="00EB0C91" w:rsidP="009F5A9F">
                <w:pPr>
                  <w:pStyle w:val="PargrafodaLista"/>
                  <w:ind w:left="0"/>
                </w:pPr>
                <w:r>
                  <w:t>O sistema deve permitir que o Usuário autenticado cadastre, edite e inative múltiplos perfis de pacientes (para atuação como cuidador) ou crie um perfil vinculado aos seus próprios dados, integrando a busca de CEP para o preenchimento do endereço residencial.</w:t>
                </w:r>
              </w:p>
            </w:tc>
            <w:tc>
              <w:tcPr>
                <w:tcW w:w="1600" w:type="dxa"/>
              </w:tcPr>
              <w:p w14:paraId="75B5427C" w14:textId="61EB0F08" w:rsidR="00EB0C91" w:rsidRDefault="00EB0C91" w:rsidP="009F5A9F">
                <w:pPr>
                  <w:pStyle w:val="PargrafodaLista"/>
                  <w:ind w:left="0"/>
                </w:pPr>
                <w:r>
                  <w:t>Alta</w:t>
                </w:r>
              </w:p>
            </w:tc>
          </w:tr>
          <w:tr w:rsidR="00EB0C91" w14:paraId="63512919" w14:textId="77777777" w:rsidTr="00336EE5">
            <w:tc>
              <w:tcPr>
                <w:tcW w:w="1524" w:type="dxa"/>
              </w:tcPr>
              <w:p w14:paraId="1C76ECF0" w14:textId="3E5378DD" w:rsidR="00EB0C91" w:rsidRDefault="00EB0C91" w:rsidP="009F5A9F">
                <w:pPr>
                  <w:pStyle w:val="PargrafodaLista"/>
                  <w:ind w:left="0"/>
                </w:pPr>
                <w:r>
                  <w:rPr>
                    <w:b/>
                    <w:bCs/>
                  </w:rPr>
                  <w:t>RF03</w:t>
                </w:r>
              </w:p>
            </w:tc>
            <w:tc>
              <w:tcPr>
                <w:tcW w:w="6799" w:type="dxa"/>
              </w:tcPr>
              <w:p w14:paraId="196C8191" w14:textId="7935D9E7" w:rsidR="00EB0C91" w:rsidRDefault="00EB0C91" w:rsidP="009F5A9F">
                <w:pPr>
                  <w:pStyle w:val="PargrafodaLista"/>
                  <w:ind w:left="0"/>
                </w:pPr>
                <w:r>
                  <w:t>O sistema deve permitir que o Usuário cadastre os dados de profissionais de saúde e utilize a integração com a API do ViaCEP para realizar o preenchimento automático e padronizado do endereço da clínica a partir do CEP informado.</w:t>
                </w:r>
              </w:p>
            </w:tc>
            <w:tc>
              <w:tcPr>
                <w:tcW w:w="1600" w:type="dxa"/>
              </w:tcPr>
              <w:p w14:paraId="72B34B00" w14:textId="57DDC132" w:rsidR="00EB0C91" w:rsidRDefault="00EB0C91" w:rsidP="009F5A9F">
                <w:pPr>
                  <w:pStyle w:val="PargrafodaLista"/>
                  <w:ind w:left="0"/>
                </w:pPr>
                <w:r>
                  <w:t>Alta</w:t>
                </w:r>
              </w:p>
            </w:tc>
          </w:tr>
          <w:tr w:rsidR="00EB0C91" w14:paraId="233EA64D" w14:textId="77777777" w:rsidTr="00336EE5">
            <w:tc>
              <w:tcPr>
                <w:tcW w:w="1524" w:type="dxa"/>
              </w:tcPr>
              <w:p w14:paraId="3BA285B7" w14:textId="74555B24" w:rsidR="00EB0C91" w:rsidRDefault="00EB0C91" w:rsidP="009F5A9F">
                <w:pPr>
                  <w:pStyle w:val="PargrafodaLista"/>
                  <w:ind w:left="0"/>
                </w:pPr>
                <w:r>
                  <w:rPr>
                    <w:b/>
                    <w:bCs/>
                  </w:rPr>
                  <w:t>RF04</w:t>
                </w:r>
              </w:p>
            </w:tc>
            <w:tc>
              <w:tcPr>
                <w:tcW w:w="6799" w:type="dxa"/>
              </w:tcPr>
              <w:p w14:paraId="64F08AF4" w14:textId="3F52D4B9" w:rsidR="00EB0C91" w:rsidRDefault="00EB0C91" w:rsidP="009F5A9F">
                <w:pPr>
                  <w:pStyle w:val="PargrafodaLista"/>
                  <w:ind w:left="0"/>
                </w:pPr>
                <w:r>
                  <w:t>O sistema deve permitir que o Usuário crie, liste e filtre consultas médicas, vinculando obrigatoriamente um perfil de Paciente, cadastrando um Profissional, uma data, hora de início e hora de término específicas. Adicionalmente, o sistema deve permitir o arquivamento de consultas passadas ou canceladas, ocultando-as da listagem principal sem, no entanto, apagá-las logicamente.</w:t>
                </w:r>
              </w:p>
            </w:tc>
            <w:tc>
              <w:tcPr>
                <w:tcW w:w="1600" w:type="dxa"/>
              </w:tcPr>
              <w:p w14:paraId="7B0FABCC" w14:textId="34C2F410" w:rsidR="00EB0C91" w:rsidRDefault="00EB0C91" w:rsidP="009F5A9F">
                <w:pPr>
                  <w:pStyle w:val="PargrafodaLista"/>
                  <w:ind w:left="0"/>
                </w:pPr>
                <w:r>
                  <w:t>Alta</w:t>
                </w:r>
              </w:p>
            </w:tc>
          </w:tr>
          <w:tr w:rsidR="00EB0C91" w14:paraId="237E95C5" w14:textId="77777777" w:rsidTr="00336EE5">
            <w:tc>
              <w:tcPr>
                <w:tcW w:w="1524" w:type="dxa"/>
              </w:tcPr>
              <w:p w14:paraId="357E8EBF" w14:textId="302A4CE4" w:rsidR="00EB0C91" w:rsidRDefault="00EB0C91" w:rsidP="009F5A9F">
                <w:pPr>
                  <w:pStyle w:val="PargrafodaLista"/>
                  <w:ind w:left="0"/>
                </w:pPr>
                <w:r>
                  <w:rPr>
                    <w:b/>
                    <w:bCs/>
                  </w:rPr>
                  <w:t>RF05</w:t>
                </w:r>
              </w:p>
            </w:tc>
            <w:tc>
              <w:tcPr>
                <w:tcW w:w="6799" w:type="dxa"/>
              </w:tcPr>
              <w:p w14:paraId="533706C2" w14:textId="1DD3160E" w:rsidR="00EB0C91" w:rsidRDefault="00EB0C91" w:rsidP="009F5A9F">
                <w:pPr>
                  <w:pStyle w:val="PargrafodaLista"/>
                  <w:ind w:left="0"/>
                </w:pPr>
                <w:r>
                  <w:t>O sistema deve alterar o status dos agendamentos (Agendado, Reagendado, Finalizado, Cancelado) com base nas ações do Usuário, bloqueando a exclusão física do registro no banco de dados para garantir a auditoria do histórico médico.</w:t>
                </w:r>
              </w:p>
            </w:tc>
            <w:tc>
              <w:tcPr>
                <w:tcW w:w="1600" w:type="dxa"/>
              </w:tcPr>
              <w:p w14:paraId="010B245C" w14:textId="218335E4" w:rsidR="00EB0C91" w:rsidRDefault="00EB0C91" w:rsidP="009F5A9F">
                <w:pPr>
                  <w:pStyle w:val="PargrafodaLista"/>
                  <w:ind w:left="0"/>
                </w:pPr>
                <w:r>
                  <w:t>Alta</w:t>
                </w:r>
              </w:p>
            </w:tc>
          </w:tr>
          <w:tr w:rsidR="00EB0C91" w14:paraId="74C2E1BC" w14:textId="77777777" w:rsidTr="00336EE5">
            <w:tc>
              <w:tcPr>
                <w:tcW w:w="1524" w:type="dxa"/>
              </w:tcPr>
              <w:p w14:paraId="4A4470D2" w14:textId="566A2764" w:rsidR="00EB0C91" w:rsidRDefault="00EB0C91" w:rsidP="009F5A9F">
                <w:pPr>
                  <w:pStyle w:val="PargrafodaLista"/>
                  <w:ind w:left="0"/>
                </w:pPr>
                <w:r>
                  <w:rPr>
                    <w:b/>
                    <w:bCs/>
                  </w:rPr>
                  <w:t>RF06</w:t>
                </w:r>
              </w:p>
            </w:tc>
            <w:tc>
              <w:tcPr>
                <w:tcW w:w="6799" w:type="dxa"/>
              </w:tcPr>
              <w:p w14:paraId="3EA90DDB" w14:textId="0F072B5F" w:rsidR="00EB0C91" w:rsidRDefault="00EB0C91" w:rsidP="009F5A9F">
                <w:pPr>
                  <w:pStyle w:val="PargrafodaLista"/>
                  <w:ind w:left="0"/>
                </w:pPr>
                <w:r>
                  <w:t xml:space="preserve">O sistema deve permitir a sincronização opcional da criação, reagendamento e cancelamento de consultas na agenda </w:t>
                </w:r>
                <w:r>
                  <w:lastRenderedPageBreak/>
                  <w:t xml:space="preserve">externa do </w:t>
                </w:r>
                <w:r>
                  <w:rPr>
                    <w:i/>
                    <w:iCs/>
                  </w:rPr>
                  <w:t>Google Calendar</w:t>
                </w:r>
                <w:r>
                  <w:t>, exigindo que o Usuário conceda permissão de acesso via protocolo OAuth 2.0.</w:t>
                </w:r>
              </w:p>
            </w:tc>
            <w:tc>
              <w:tcPr>
                <w:tcW w:w="1600" w:type="dxa"/>
              </w:tcPr>
              <w:p w14:paraId="76855961" w14:textId="3EF0B9A2" w:rsidR="00EB0C91" w:rsidRDefault="00EB0C91" w:rsidP="009F5A9F">
                <w:pPr>
                  <w:pStyle w:val="PargrafodaLista"/>
                  <w:ind w:left="0"/>
                </w:pPr>
                <w:r>
                  <w:lastRenderedPageBreak/>
                  <w:t>Média</w:t>
                </w:r>
              </w:p>
            </w:tc>
          </w:tr>
          <w:tr w:rsidR="00EB0C91" w14:paraId="4ACA70DC" w14:textId="77777777" w:rsidTr="00336EE5">
            <w:tc>
              <w:tcPr>
                <w:tcW w:w="1524" w:type="dxa"/>
              </w:tcPr>
              <w:p w14:paraId="78486F9E" w14:textId="1A218790" w:rsidR="00EB0C91" w:rsidRDefault="00EB0C91" w:rsidP="009F5A9F">
                <w:pPr>
                  <w:pStyle w:val="PargrafodaLista"/>
                  <w:ind w:left="0"/>
                  <w:rPr>
                    <w:b/>
                    <w:bCs/>
                  </w:rPr>
                </w:pPr>
                <w:r>
                  <w:rPr>
                    <w:b/>
                    <w:bCs/>
                  </w:rPr>
                  <w:t>RF07</w:t>
                </w:r>
              </w:p>
            </w:tc>
            <w:tc>
              <w:tcPr>
                <w:tcW w:w="6799" w:type="dxa"/>
              </w:tcPr>
              <w:p w14:paraId="0DEEF0CB" w14:textId="2300625F" w:rsidR="00EB0C91" w:rsidRDefault="00EB0C91" w:rsidP="009F5A9F">
                <w:pPr>
                  <w:pStyle w:val="PargrafodaLista"/>
                  <w:ind w:left="0"/>
                </w:pPr>
                <w:r>
                  <w:t>O sistema deve permitir que o Usuário vincule diagnósticos a um agendamento com status "Finalizado" ou "Em Andamento", incluindo uma marcação booleana para identificar e destacar doenças crônicas.</w:t>
                </w:r>
              </w:p>
            </w:tc>
            <w:tc>
              <w:tcPr>
                <w:tcW w:w="1600" w:type="dxa"/>
              </w:tcPr>
              <w:p w14:paraId="229860E8" w14:textId="59175489" w:rsidR="00EB0C91" w:rsidRDefault="00EB0C91" w:rsidP="009F5A9F">
                <w:pPr>
                  <w:pStyle w:val="PargrafodaLista"/>
                  <w:ind w:left="0"/>
                </w:pPr>
                <w:r>
                  <w:t>Alta</w:t>
                </w:r>
              </w:p>
            </w:tc>
          </w:tr>
          <w:tr w:rsidR="00EB0C91" w14:paraId="6378DE26" w14:textId="77777777" w:rsidTr="00336EE5">
            <w:tc>
              <w:tcPr>
                <w:tcW w:w="1524" w:type="dxa"/>
              </w:tcPr>
              <w:p w14:paraId="5EB42D0F" w14:textId="43686C59" w:rsidR="00EB0C91" w:rsidRDefault="00EB0C91" w:rsidP="009F5A9F">
                <w:pPr>
                  <w:pStyle w:val="PargrafodaLista"/>
                  <w:ind w:left="0"/>
                  <w:rPr>
                    <w:b/>
                    <w:bCs/>
                  </w:rPr>
                </w:pPr>
                <w:r>
                  <w:rPr>
                    <w:b/>
                    <w:bCs/>
                  </w:rPr>
                  <w:t>RF08</w:t>
                </w:r>
              </w:p>
            </w:tc>
            <w:tc>
              <w:tcPr>
                <w:tcW w:w="6799" w:type="dxa"/>
              </w:tcPr>
              <w:p w14:paraId="413179B5" w14:textId="399F109F" w:rsidR="00EB0C91" w:rsidRDefault="00EB0C91" w:rsidP="009F5A9F">
                <w:pPr>
                  <w:pStyle w:val="PargrafodaLista"/>
                  <w:ind w:left="0"/>
                </w:pPr>
                <w:r>
                  <w:t>O sistema deve permitir que o Usuário cadastre, visualize e edite registros de exames e prescrições médicas associadas a uma consulta específica para correção de eventuais erros de digitação.</w:t>
                </w:r>
              </w:p>
            </w:tc>
            <w:tc>
              <w:tcPr>
                <w:tcW w:w="1600" w:type="dxa"/>
              </w:tcPr>
              <w:p w14:paraId="2216E5C1" w14:textId="2D1A9389" w:rsidR="00EB0C91" w:rsidRDefault="00EB0C91" w:rsidP="009F5A9F">
                <w:pPr>
                  <w:pStyle w:val="PargrafodaLista"/>
                  <w:ind w:left="0"/>
                </w:pPr>
                <w:r>
                  <w:t>Alta</w:t>
                </w:r>
              </w:p>
            </w:tc>
          </w:tr>
          <w:tr w:rsidR="00EB0C91" w14:paraId="57CD2606" w14:textId="77777777" w:rsidTr="00336EE5">
            <w:tc>
              <w:tcPr>
                <w:tcW w:w="1524" w:type="dxa"/>
              </w:tcPr>
              <w:p w14:paraId="27FBA0C4" w14:textId="3A52FE87" w:rsidR="00EB0C91" w:rsidRDefault="00EB0C91" w:rsidP="009F5A9F">
                <w:pPr>
                  <w:pStyle w:val="PargrafodaLista"/>
                  <w:ind w:left="0"/>
                  <w:rPr>
                    <w:b/>
                    <w:bCs/>
                  </w:rPr>
                </w:pPr>
                <w:r>
                  <w:rPr>
                    <w:b/>
                    <w:bCs/>
                  </w:rPr>
                  <w:t>RF09</w:t>
                </w:r>
              </w:p>
            </w:tc>
            <w:tc>
              <w:tcPr>
                <w:tcW w:w="6799" w:type="dxa"/>
              </w:tcPr>
              <w:p w14:paraId="7B5342DC" w14:textId="36D0BDAC" w:rsidR="00EB0C91" w:rsidRDefault="00EB0C91" w:rsidP="009F5A9F">
                <w:pPr>
                  <w:pStyle w:val="PargrafodaLista"/>
                  <w:ind w:left="0"/>
                </w:pPr>
                <w:r>
                  <w:t>O sistema deve permitir que o Usuário adicione, edite ou remova medicamentos individualmente dentro de uma receita existente, especificando a posologia e sinalizando ativamente se o fármaco é de uso contínuo.</w:t>
                </w:r>
              </w:p>
            </w:tc>
            <w:tc>
              <w:tcPr>
                <w:tcW w:w="1600" w:type="dxa"/>
              </w:tcPr>
              <w:p w14:paraId="4438F2F3" w14:textId="0B9930CE" w:rsidR="00EB0C91" w:rsidRDefault="00EB0C91" w:rsidP="009F5A9F">
                <w:pPr>
                  <w:pStyle w:val="PargrafodaLista"/>
                  <w:ind w:left="0"/>
                </w:pPr>
                <w:r>
                  <w:t>Alta</w:t>
                </w:r>
              </w:p>
            </w:tc>
          </w:tr>
          <w:tr w:rsidR="00EB0C91" w14:paraId="18041B8B" w14:textId="77777777" w:rsidTr="00336EE5">
            <w:tc>
              <w:tcPr>
                <w:tcW w:w="1524" w:type="dxa"/>
              </w:tcPr>
              <w:p w14:paraId="334D0B36" w14:textId="6ACCE6B3" w:rsidR="00EB0C91" w:rsidRDefault="00EB0C91" w:rsidP="009F5A9F">
                <w:pPr>
                  <w:pStyle w:val="PargrafodaLista"/>
                  <w:ind w:left="0"/>
                  <w:rPr>
                    <w:b/>
                    <w:bCs/>
                  </w:rPr>
                </w:pPr>
                <w:r>
                  <w:rPr>
                    <w:b/>
                    <w:bCs/>
                  </w:rPr>
                  <w:t>RF10</w:t>
                </w:r>
              </w:p>
            </w:tc>
            <w:tc>
              <w:tcPr>
                <w:tcW w:w="6799" w:type="dxa"/>
              </w:tcPr>
              <w:p w14:paraId="2DB3DEC6" w14:textId="53AF07BD" w:rsidR="00EB0C91" w:rsidRDefault="00EB0C91" w:rsidP="009F5A9F">
                <w:pPr>
                  <w:pStyle w:val="PargrafodaLista"/>
                  <w:ind w:left="0"/>
                </w:pPr>
                <w:r>
                  <w:t>O sistema deve permitir que o Usuário registre, visualize e exclua o histórico de alergias e reações adversas associadas ao perfil de um paciente específico.</w:t>
                </w:r>
              </w:p>
            </w:tc>
            <w:tc>
              <w:tcPr>
                <w:tcW w:w="1600" w:type="dxa"/>
              </w:tcPr>
              <w:p w14:paraId="687628B2" w14:textId="124876AC" w:rsidR="00EB0C91" w:rsidRDefault="00EB0C91" w:rsidP="009F5A9F">
                <w:pPr>
                  <w:pStyle w:val="PargrafodaLista"/>
                  <w:ind w:left="0"/>
                </w:pPr>
                <w:r>
                  <w:t>Média</w:t>
                </w:r>
              </w:p>
            </w:tc>
          </w:tr>
          <w:tr w:rsidR="00EB0C91" w14:paraId="0AD3DD2F" w14:textId="77777777" w:rsidTr="00336EE5">
            <w:tc>
              <w:tcPr>
                <w:tcW w:w="1524" w:type="dxa"/>
              </w:tcPr>
              <w:p w14:paraId="076F4F2B" w14:textId="12F65E8C" w:rsidR="00EB0C91" w:rsidRDefault="00EB0C91" w:rsidP="009F5A9F">
                <w:pPr>
                  <w:pStyle w:val="PargrafodaLista"/>
                  <w:ind w:left="0"/>
                  <w:rPr>
                    <w:b/>
                    <w:bCs/>
                  </w:rPr>
                </w:pPr>
                <w:r>
                  <w:rPr>
                    <w:b/>
                    <w:bCs/>
                  </w:rPr>
                  <w:t>RF11</w:t>
                </w:r>
              </w:p>
            </w:tc>
            <w:tc>
              <w:tcPr>
                <w:tcW w:w="6799" w:type="dxa"/>
              </w:tcPr>
              <w:p w14:paraId="543CE1E9" w14:textId="113243E3" w:rsidR="00EB0C91" w:rsidRDefault="00EB0C91" w:rsidP="009F5A9F">
                <w:pPr>
                  <w:pStyle w:val="PargrafodaLista"/>
                  <w:ind w:left="0"/>
                </w:pPr>
                <w:r>
                  <w:t>O sistema deve permitir que o Usuário realize o upload de arquivos referentes a resultados de exames ou receitas digitalizadas, processando e armazenando o documento no banco de dados em formato de string Base64.</w:t>
                </w:r>
              </w:p>
            </w:tc>
            <w:tc>
              <w:tcPr>
                <w:tcW w:w="1600" w:type="dxa"/>
              </w:tcPr>
              <w:p w14:paraId="3EB397D0" w14:textId="4E856316" w:rsidR="00EB0C91" w:rsidRDefault="00EB0C91" w:rsidP="009F5A9F">
                <w:pPr>
                  <w:pStyle w:val="PargrafodaLista"/>
                  <w:ind w:left="0"/>
                </w:pPr>
                <w:r>
                  <w:t>Baixa</w:t>
                </w:r>
              </w:p>
            </w:tc>
          </w:tr>
          <w:tr w:rsidR="00EB0C91" w14:paraId="43B118E7" w14:textId="77777777" w:rsidTr="00336EE5">
            <w:tc>
              <w:tcPr>
                <w:tcW w:w="1524" w:type="dxa"/>
              </w:tcPr>
              <w:p w14:paraId="01F986AB" w14:textId="72136459" w:rsidR="00EB0C91" w:rsidRDefault="00EB0C91" w:rsidP="009F5A9F">
                <w:pPr>
                  <w:pStyle w:val="PargrafodaLista"/>
                  <w:ind w:left="0"/>
                  <w:rPr>
                    <w:b/>
                    <w:bCs/>
                  </w:rPr>
                </w:pPr>
                <w:r>
                  <w:rPr>
                    <w:b/>
                    <w:bCs/>
                  </w:rPr>
                  <w:t>RF12</w:t>
                </w:r>
              </w:p>
            </w:tc>
            <w:tc>
              <w:tcPr>
                <w:tcW w:w="6799" w:type="dxa"/>
              </w:tcPr>
              <w:p w14:paraId="5CAFEF2A" w14:textId="3158C13C" w:rsidR="00EB0C91" w:rsidRDefault="00EB0C91" w:rsidP="009F5A9F">
                <w:pPr>
                  <w:pStyle w:val="PargrafodaLista"/>
                  <w:ind w:left="0"/>
                </w:pPr>
                <w:r>
                  <w:t>O sistema deve gerar automaticamente um identificador único (UUID) no momento do cadastro do paciente e fornecer um QR Code escaneável na interface do aplicativo.</w:t>
                </w:r>
              </w:p>
            </w:tc>
            <w:tc>
              <w:tcPr>
                <w:tcW w:w="1600" w:type="dxa"/>
              </w:tcPr>
              <w:p w14:paraId="6476FC12" w14:textId="38A2125B" w:rsidR="00EB0C91" w:rsidRDefault="00EB0C91" w:rsidP="009F5A9F">
                <w:pPr>
                  <w:pStyle w:val="PargrafodaLista"/>
                  <w:ind w:left="0"/>
                </w:pPr>
                <w:r>
                  <w:t>Alta</w:t>
                </w:r>
              </w:p>
            </w:tc>
          </w:tr>
          <w:tr w:rsidR="00EB0C91" w14:paraId="54EAD6D3" w14:textId="77777777" w:rsidTr="00336EE5">
            <w:tc>
              <w:tcPr>
                <w:tcW w:w="1524" w:type="dxa"/>
              </w:tcPr>
              <w:p w14:paraId="27BE2079" w14:textId="1B061B51" w:rsidR="00EB0C91" w:rsidRDefault="00EB0C91" w:rsidP="009F5A9F">
                <w:pPr>
                  <w:pStyle w:val="PargrafodaLista"/>
                  <w:ind w:left="0"/>
                  <w:rPr>
                    <w:b/>
                    <w:bCs/>
                  </w:rPr>
                </w:pPr>
                <w:r>
                  <w:rPr>
                    <w:b/>
                    <w:bCs/>
                  </w:rPr>
                  <w:t>RF13</w:t>
                </w:r>
              </w:p>
            </w:tc>
            <w:tc>
              <w:tcPr>
                <w:tcW w:w="6799" w:type="dxa"/>
              </w:tcPr>
              <w:p w14:paraId="43F09727" w14:textId="3F697FA6" w:rsidR="00EB0C91" w:rsidRDefault="00EB0C91" w:rsidP="009F5A9F">
                <w:pPr>
                  <w:pStyle w:val="PargrafodaLista"/>
                  <w:ind w:left="0"/>
                </w:pPr>
                <w:r>
                  <w:t>O sistema deve disponibilizar uma interface pública, acessível via QR Code por socorristas (atores não autenticados), que exiba estritamente o tipo sanguíneo, alergias, diagnósticos crônicos e medicamentos de uso contínuo, validando previamente se o Usuário ativou a permissão de visibilidade da ficha.</w:t>
                </w:r>
              </w:p>
            </w:tc>
            <w:tc>
              <w:tcPr>
                <w:tcW w:w="1600" w:type="dxa"/>
              </w:tcPr>
              <w:p w14:paraId="7FE37ACC" w14:textId="6C348AF0" w:rsidR="00EB0C91" w:rsidRDefault="00EB0C91" w:rsidP="00103854">
                <w:pPr>
                  <w:pStyle w:val="PargrafodaLista"/>
                  <w:keepNext/>
                  <w:ind w:left="0"/>
                </w:pPr>
                <w:r>
                  <w:t>Alta</w:t>
                </w:r>
              </w:p>
            </w:tc>
          </w:tr>
        </w:tbl>
        <w:p w14:paraId="1E7E993D" w14:textId="21CEACDC" w:rsidR="00103854" w:rsidRPr="00103854" w:rsidRDefault="00103854" w:rsidP="00EC2F2B">
          <w:pPr>
            <w:pStyle w:val="Legenda"/>
          </w:pPr>
          <w:bookmarkStart w:id="41" w:name="_Toc224283071"/>
          <w:r w:rsidRPr="00103854">
            <w:t xml:space="preserve">Tabela </w:t>
          </w:r>
          <w:r w:rsidRPr="00103854">
            <w:fldChar w:fldCharType="begin"/>
          </w:r>
          <w:r w:rsidRPr="00103854">
            <w:instrText xml:space="preserve"> SEQ Tabela \* ARABIC </w:instrText>
          </w:r>
          <w:r w:rsidRPr="00103854">
            <w:fldChar w:fldCharType="separate"/>
          </w:r>
          <w:r w:rsidR="00A05265">
            <w:rPr>
              <w:noProof/>
            </w:rPr>
            <w:t>2</w:t>
          </w:r>
          <w:r w:rsidRPr="00103854">
            <w:fldChar w:fldCharType="end"/>
          </w:r>
          <w:r w:rsidRPr="00103854">
            <w:t>: Requisitos Funcionais</w:t>
          </w:r>
          <w:bookmarkEnd w:id="41"/>
        </w:p>
        <w:p w14:paraId="055BC980" w14:textId="2FCBFE6F" w:rsidR="007F2E74" w:rsidRPr="00103854" w:rsidRDefault="007F2E74" w:rsidP="007F2E74">
          <w:pPr>
            <w:jc w:val="center"/>
            <w:rPr>
              <w:b/>
              <w:bCs/>
              <w:sz w:val="20"/>
              <w:szCs w:val="20"/>
            </w:rPr>
          </w:pPr>
          <w:r w:rsidRPr="00103854">
            <w:rPr>
              <w:b/>
              <w:bCs/>
              <w:sz w:val="20"/>
              <w:szCs w:val="20"/>
            </w:rPr>
            <w:t>Fonte: Elaborado pelo autor (2026)</w:t>
          </w:r>
        </w:p>
        <w:p w14:paraId="4ECCE46A" w14:textId="77777777" w:rsidR="007F2E74" w:rsidRDefault="007F2E74" w:rsidP="007F2E74">
          <w:pPr>
            <w:jc w:val="center"/>
            <w:rPr>
              <w:b/>
              <w:bCs/>
            </w:rPr>
          </w:pPr>
        </w:p>
        <w:p w14:paraId="0D036907" w14:textId="56E0F427" w:rsidR="00BC3DA8" w:rsidRDefault="00BC3DA8" w:rsidP="00EB0C91">
          <w:pPr>
            <w:rPr>
              <w:b/>
              <w:bCs/>
            </w:rPr>
          </w:pPr>
        </w:p>
        <w:p w14:paraId="0F03685E" w14:textId="53486D1C" w:rsidR="00BC3DA8" w:rsidDel="0076778E" w:rsidRDefault="00BC3DA8" w:rsidP="00EB0C91">
          <w:pPr>
            <w:rPr>
              <w:del w:id="42" w:author="Douglas Cunha" w:date="2026-03-30T16:04:00Z" w16du:dateUtc="2026-03-30T19:04:00Z"/>
              <w:b/>
              <w:bCs/>
            </w:rPr>
          </w:pPr>
        </w:p>
        <w:p w14:paraId="54D3E5A8" w14:textId="53D2E300" w:rsidR="00BC3DA8" w:rsidDel="0076778E" w:rsidRDefault="00BC3DA8" w:rsidP="00EB0C91">
          <w:pPr>
            <w:rPr>
              <w:del w:id="43" w:author="Douglas Cunha" w:date="2026-03-30T16:04:00Z" w16du:dateUtc="2026-03-30T19:04:00Z"/>
              <w:b/>
              <w:bCs/>
            </w:rPr>
          </w:pPr>
        </w:p>
        <w:p w14:paraId="02D671BD" w14:textId="469B9657" w:rsidR="00BC3DA8" w:rsidDel="0076778E" w:rsidRDefault="00BC3DA8" w:rsidP="00EB0C91">
          <w:pPr>
            <w:rPr>
              <w:del w:id="44" w:author="Douglas Cunha" w:date="2026-03-30T16:04:00Z" w16du:dateUtc="2026-03-30T19:04:00Z"/>
              <w:b/>
              <w:bCs/>
            </w:rPr>
          </w:pPr>
        </w:p>
        <w:p w14:paraId="6B4F6CA5" w14:textId="278816A5" w:rsidR="00BC3DA8" w:rsidRPr="00EB0C91" w:rsidDel="0076778E" w:rsidRDefault="00BC3DA8" w:rsidP="00EB0C91">
          <w:pPr>
            <w:rPr>
              <w:del w:id="45" w:author="Douglas Cunha" w:date="2026-03-30T16:04:00Z" w16du:dateUtc="2026-03-30T19:04:00Z"/>
              <w:b/>
              <w:bCs/>
            </w:rPr>
          </w:pPr>
        </w:p>
        <w:p w14:paraId="4ED29B46" w14:textId="0393F052" w:rsidR="00206A60" w:rsidRDefault="00206A60" w:rsidP="005A3D2A">
          <w:r>
            <w:t>3.3.</w:t>
          </w:r>
          <w:r w:rsidR="005A3D2A">
            <w:t>2</w:t>
          </w:r>
          <w:r>
            <w:t xml:space="preserve"> Requisitos Não Funcionais.</w:t>
          </w:r>
        </w:p>
        <w:p w14:paraId="1C424280" w14:textId="5841E530" w:rsidR="00EB0C91" w:rsidRDefault="00206A60" w:rsidP="005A3D2A">
          <w:r>
            <w:t>Os Requisitos Não Funcionais (RNF) definem as propriedades e restrições da arquitetura, incluindo regras de segurança, integrações e performance (SOMMERVILLE, 2019).</w:t>
          </w:r>
        </w:p>
        <w:p w14:paraId="0C8D793C" w14:textId="2A70A094" w:rsidR="00EB0C91" w:rsidRDefault="00EB0C91" w:rsidP="00206A60">
          <w:pPr>
            <w:pStyle w:val="PargrafodaLista"/>
            <w:ind w:left="1065"/>
          </w:pPr>
        </w:p>
        <w:tbl>
          <w:tblPr>
            <w:tblStyle w:val="Tabelacomgrade"/>
            <w:tblW w:w="0" w:type="auto"/>
            <w:tblInd w:w="-5" w:type="dxa"/>
            <w:tblLook w:val="04A0" w:firstRow="1" w:lastRow="0" w:firstColumn="1" w:lastColumn="0" w:noHBand="0" w:noVBand="1"/>
          </w:tblPr>
          <w:tblGrid>
            <w:gridCol w:w="2268"/>
            <w:gridCol w:w="6055"/>
            <w:gridCol w:w="1310"/>
          </w:tblGrid>
          <w:tr w:rsidR="00EB0C91" w14:paraId="6F44B587" w14:textId="77777777" w:rsidTr="005A3D2A">
            <w:tc>
              <w:tcPr>
                <w:tcW w:w="2268" w:type="dxa"/>
              </w:tcPr>
              <w:p w14:paraId="49F30F9A" w14:textId="678751B2" w:rsidR="00EB0C91" w:rsidRDefault="00EB0C91" w:rsidP="00206A60">
                <w:pPr>
                  <w:pStyle w:val="PargrafodaLista"/>
                  <w:ind w:left="0"/>
                </w:pPr>
                <w:r>
                  <w:t>Identificador</w:t>
                </w:r>
              </w:p>
            </w:tc>
            <w:tc>
              <w:tcPr>
                <w:tcW w:w="6055" w:type="dxa"/>
              </w:tcPr>
              <w:p w14:paraId="0CAA5A0B" w14:textId="304712AF" w:rsidR="00EB0C91" w:rsidRDefault="00EB0C91" w:rsidP="00206A60">
                <w:pPr>
                  <w:pStyle w:val="PargrafodaLista"/>
                  <w:ind w:left="0"/>
                </w:pPr>
                <w:r>
                  <w:t>Descrição</w:t>
                </w:r>
              </w:p>
            </w:tc>
            <w:tc>
              <w:tcPr>
                <w:tcW w:w="1310" w:type="dxa"/>
              </w:tcPr>
              <w:p w14:paraId="7E4D1C54" w14:textId="4DB93267" w:rsidR="00EB0C91" w:rsidRDefault="00EB0C91" w:rsidP="00206A60">
                <w:pPr>
                  <w:pStyle w:val="PargrafodaLista"/>
                  <w:ind w:left="0"/>
                </w:pPr>
                <w:r>
                  <w:t>Prioridade</w:t>
                </w:r>
              </w:p>
            </w:tc>
          </w:tr>
          <w:tr w:rsidR="00EB0C91" w14:paraId="77CDF810" w14:textId="77777777" w:rsidTr="005A3D2A">
            <w:tc>
              <w:tcPr>
                <w:tcW w:w="2268" w:type="dxa"/>
              </w:tcPr>
              <w:p w14:paraId="39F4F55A" w14:textId="3C697692" w:rsidR="00EB0C91" w:rsidRDefault="00EB0C91" w:rsidP="00206A60">
                <w:pPr>
                  <w:pStyle w:val="PargrafodaLista"/>
                  <w:ind w:left="0"/>
                </w:pPr>
                <w:r>
                  <w:rPr>
                    <w:b/>
                    <w:bCs/>
                  </w:rPr>
                  <w:t>RNF01</w:t>
                </w:r>
              </w:p>
            </w:tc>
            <w:tc>
              <w:tcPr>
                <w:tcW w:w="6055" w:type="dxa"/>
              </w:tcPr>
              <w:p w14:paraId="05755A89" w14:textId="1C83988C" w:rsidR="00EB0C91" w:rsidRDefault="00EB0C91" w:rsidP="00206A60">
                <w:pPr>
                  <w:pStyle w:val="PargrafodaLista"/>
                  <w:ind w:left="0"/>
                </w:pPr>
                <w:r>
                  <w:t xml:space="preserve">O sistema deve armazenar dados sensíveis de autenticação (caso aplicável) utilizando algoritmos de </w:t>
                </w:r>
                <w:r>
                  <w:rPr>
                    <w:i/>
                    <w:iCs/>
                  </w:rPr>
                  <w:t>Hash</w:t>
                </w:r>
                <w:r>
                  <w:t xml:space="preserve"> seguros unidirecionais.</w:t>
                </w:r>
              </w:p>
            </w:tc>
            <w:tc>
              <w:tcPr>
                <w:tcW w:w="1310" w:type="dxa"/>
              </w:tcPr>
              <w:p w14:paraId="021EEF46" w14:textId="7D5116EE" w:rsidR="00EB0C91" w:rsidRDefault="00EB0C91" w:rsidP="00206A60">
                <w:pPr>
                  <w:pStyle w:val="PargrafodaLista"/>
                  <w:ind w:left="0"/>
                </w:pPr>
                <w:r>
                  <w:t>Alta</w:t>
                </w:r>
              </w:p>
            </w:tc>
          </w:tr>
          <w:tr w:rsidR="00EB0C91" w14:paraId="198A5121" w14:textId="77777777" w:rsidTr="005A3D2A">
            <w:tc>
              <w:tcPr>
                <w:tcW w:w="2268" w:type="dxa"/>
              </w:tcPr>
              <w:p w14:paraId="33B28164" w14:textId="62851CFB" w:rsidR="00EB0C91" w:rsidRDefault="00EB0C91" w:rsidP="00206A60">
                <w:pPr>
                  <w:pStyle w:val="PargrafodaLista"/>
                  <w:ind w:left="0"/>
                </w:pPr>
                <w:r>
                  <w:rPr>
                    <w:b/>
                    <w:bCs/>
                  </w:rPr>
                  <w:t>RNF02</w:t>
                </w:r>
              </w:p>
            </w:tc>
            <w:tc>
              <w:tcPr>
                <w:tcW w:w="6055" w:type="dxa"/>
              </w:tcPr>
              <w:p w14:paraId="621AA262" w14:textId="6BC182E7" w:rsidR="00EB0C91" w:rsidRDefault="00EB0C91" w:rsidP="00206A60">
                <w:pPr>
                  <w:pStyle w:val="PargrafodaLista"/>
                  <w:ind w:left="0"/>
                </w:pPr>
                <w:r>
                  <w:t xml:space="preserve">O sistema deve restringir o acesso a dados médicos e agendamentos exclusivamente a Usuários autenticados (validados via </w:t>
                </w:r>
                <w:r>
                  <w:rPr>
                    <w:i/>
                    <w:iCs/>
                  </w:rPr>
                  <w:t>Token</w:t>
                </w:r>
                <w:r>
                  <w:t xml:space="preserve"> JWT no </w:t>
                </w:r>
                <w:r>
                  <w:rPr>
                    <w:i/>
                    <w:iCs/>
                  </w:rPr>
                  <w:t>backend</w:t>
                </w:r>
                <w:r>
                  <w:t>), com exceção da rota específica da Ficha de Emergência.</w:t>
                </w:r>
              </w:p>
            </w:tc>
            <w:tc>
              <w:tcPr>
                <w:tcW w:w="1310" w:type="dxa"/>
              </w:tcPr>
              <w:p w14:paraId="32D46743" w14:textId="6FEAC07F" w:rsidR="00EB0C91" w:rsidRDefault="00EB0C91" w:rsidP="00206A60">
                <w:pPr>
                  <w:pStyle w:val="PargrafodaLista"/>
                  <w:ind w:left="0"/>
                </w:pPr>
                <w:r>
                  <w:t>Alta</w:t>
                </w:r>
              </w:p>
            </w:tc>
          </w:tr>
          <w:tr w:rsidR="00EB0C91" w14:paraId="193054D9" w14:textId="77777777" w:rsidTr="005A3D2A">
            <w:tc>
              <w:tcPr>
                <w:tcW w:w="2268" w:type="dxa"/>
              </w:tcPr>
              <w:p w14:paraId="6A572605" w14:textId="56F00977" w:rsidR="00EB0C91" w:rsidRDefault="00EB0C91" w:rsidP="00206A60">
                <w:pPr>
                  <w:pStyle w:val="PargrafodaLista"/>
                  <w:ind w:left="0"/>
                </w:pPr>
                <w:r>
                  <w:rPr>
                    <w:b/>
                    <w:bCs/>
                  </w:rPr>
                  <w:t>RNF03</w:t>
                </w:r>
              </w:p>
            </w:tc>
            <w:tc>
              <w:tcPr>
                <w:tcW w:w="6055" w:type="dxa"/>
              </w:tcPr>
              <w:p w14:paraId="2C5A6F26" w14:textId="448397A8" w:rsidR="00EB0C91" w:rsidRDefault="00EB0C91" w:rsidP="00206A60">
                <w:pPr>
                  <w:pStyle w:val="PargrafodaLista"/>
                  <w:ind w:left="0"/>
                </w:pPr>
                <w:r>
                  <w:t>O sistema deve consumir as APIs externas (</w:t>
                </w:r>
                <w:r>
                  <w:rPr>
                    <w:i/>
                    <w:iCs/>
                  </w:rPr>
                  <w:t>ViaCEP</w:t>
                </w:r>
                <w:r>
                  <w:t xml:space="preserve"> e </w:t>
                </w:r>
                <w:r>
                  <w:rPr>
                    <w:i/>
                    <w:iCs/>
                  </w:rPr>
                  <w:t>Google Calendar</w:t>
                </w:r>
                <w:r>
                  <w:t>) de forma assíncrona, garantindo que a interface (</w:t>
                </w:r>
                <w:r>
                  <w:rPr>
                    <w:i/>
                    <w:iCs/>
                  </w:rPr>
                  <w:t>frontend</w:t>
                </w:r>
                <w:r>
                  <w:t xml:space="preserve"> Angular) não seja bloqueada durante a espera da resposta do servidor externo.</w:t>
                </w:r>
              </w:p>
            </w:tc>
            <w:tc>
              <w:tcPr>
                <w:tcW w:w="1310" w:type="dxa"/>
              </w:tcPr>
              <w:p w14:paraId="2466DCC6" w14:textId="2891AAE0" w:rsidR="00EB0C91" w:rsidRDefault="00EB0C91" w:rsidP="00206A60">
                <w:pPr>
                  <w:pStyle w:val="PargrafodaLista"/>
                  <w:ind w:left="0"/>
                </w:pPr>
                <w:r>
                  <w:t>Alta</w:t>
                </w:r>
              </w:p>
            </w:tc>
          </w:tr>
          <w:tr w:rsidR="00EB0C91" w14:paraId="434596F8" w14:textId="77777777" w:rsidTr="005A3D2A">
            <w:tc>
              <w:tcPr>
                <w:tcW w:w="2268" w:type="dxa"/>
              </w:tcPr>
              <w:p w14:paraId="6E33D628" w14:textId="21E60481" w:rsidR="00EB0C91" w:rsidRDefault="00EB0C91" w:rsidP="00206A60">
                <w:pPr>
                  <w:pStyle w:val="PargrafodaLista"/>
                  <w:ind w:left="0"/>
                </w:pPr>
                <w:r w:rsidRPr="00EB0C91">
                  <w:rPr>
                    <w:b/>
                    <w:bCs/>
                  </w:rPr>
                  <w:t>RNF04</w:t>
                </w:r>
              </w:p>
            </w:tc>
            <w:tc>
              <w:tcPr>
                <w:tcW w:w="6055" w:type="dxa"/>
              </w:tcPr>
              <w:p w14:paraId="55ABA7C1" w14:textId="59398698" w:rsidR="00EB0C91" w:rsidRDefault="00EB0C91" w:rsidP="00206A60">
                <w:pPr>
                  <w:pStyle w:val="PargrafodaLista"/>
                  <w:ind w:left="0"/>
                </w:pPr>
                <w:r>
                  <w:t xml:space="preserve">O sistema deve renderizar a rota pública de leitura do </w:t>
                </w:r>
                <w:r w:rsidRPr="00EB0C91">
                  <w:rPr>
                    <w:i/>
                    <w:iCs/>
                  </w:rPr>
                  <w:t>QR Code</w:t>
                </w:r>
                <w:r>
                  <w:t xml:space="preserve"> com alta disponibilidade e tempo de carregamento otimizado para garantir eficiência no atendimento de primeiros socorros.</w:t>
                </w:r>
              </w:p>
            </w:tc>
            <w:tc>
              <w:tcPr>
                <w:tcW w:w="1310" w:type="dxa"/>
              </w:tcPr>
              <w:p w14:paraId="354F6E42" w14:textId="04CFB839" w:rsidR="00EB0C91" w:rsidRDefault="00EB0C91" w:rsidP="00103854">
                <w:pPr>
                  <w:pStyle w:val="PargrafodaLista"/>
                  <w:keepNext/>
                  <w:ind w:left="0"/>
                </w:pPr>
                <w:r>
                  <w:t>Alta</w:t>
                </w:r>
              </w:p>
            </w:tc>
          </w:tr>
        </w:tbl>
        <w:p w14:paraId="0C6C8D3B" w14:textId="5E86709C" w:rsidR="007F2E74" w:rsidRDefault="00103854" w:rsidP="00EC2F2B">
          <w:pPr>
            <w:pStyle w:val="Legenda"/>
          </w:pPr>
          <w:bookmarkStart w:id="46" w:name="_Toc224283072"/>
          <w:r>
            <w:t xml:space="preserve">Tabela </w:t>
          </w:r>
          <w:r>
            <w:fldChar w:fldCharType="begin"/>
          </w:r>
          <w:r>
            <w:instrText xml:space="preserve"> SEQ Tabela \* ARABIC </w:instrText>
          </w:r>
          <w:r>
            <w:fldChar w:fldCharType="separate"/>
          </w:r>
          <w:r w:rsidR="00A05265">
            <w:rPr>
              <w:noProof/>
            </w:rPr>
            <w:t>3</w:t>
          </w:r>
          <w:r>
            <w:fldChar w:fldCharType="end"/>
          </w:r>
          <w:r>
            <w:t>: Requisitos Não Funcionais</w:t>
          </w:r>
          <w:r w:rsidR="007F2E74">
            <w:br/>
            <w:t>Fonte: Elaborado pelo autor (2026).</w:t>
          </w:r>
          <w:bookmarkEnd w:id="46"/>
        </w:p>
        <w:p w14:paraId="4BDC3AB3" w14:textId="77777777" w:rsidR="007F2E74" w:rsidRDefault="007F2E74" w:rsidP="007F2E74">
          <w:pPr>
            <w:jc w:val="center"/>
            <w:rPr>
              <w:ins w:id="47" w:author="Douglas Cunha" w:date="2026-03-30T16:04:00Z" w16du:dateUtc="2026-03-30T19:04:00Z"/>
            </w:rPr>
          </w:pPr>
        </w:p>
        <w:p w14:paraId="2EDA358A" w14:textId="77777777" w:rsidR="0076778E" w:rsidRDefault="0076778E" w:rsidP="007F2E74">
          <w:pPr>
            <w:jc w:val="center"/>
            <w:rPr>
              <w:ins w:id="48" w:author="Douglas Cunha" w:date="2026-03-30T16:04:00Z" w16du:dateUtc="2026-03-30T19:04:00Z"/>
            </w:rPr>
          </w:pPr>
        </w:p>
        <w:p w14:paraId="20E1342A" w14:textId="77777777" w:rsidR="0076778E" w:rsidRDefault="0076778E" w:rsidP="007F2E74">
          <w:pPr>
            <w:jc w:val="center"/>
          </w:pPr>
        </w:p>
        <w:p w14:paraId="7A321D0C" w14:textId="6CDA14DC" w:rsidR="007B5C78" w:rsidRDefault="005A3D2A" w:rsidP="005A3D2A">
          <w:r>
            <w:lastRenderedPageBreak/>
            <w:t>3.4</w:t>
          </w:r>
          <w:r w:rsidR="000F6674">
            <w:t xml:space="preserve"> </w:t>
          </w:r>
          <w:r w:rsidR="007B5C78">
            <w:t>MAPA MENTAL</w:t>
          </w:r>
          <w:r w:rsidR="00206A60">
            <w:t xml:space="preserve"> E EAP</w:t>
          </w:r>
        </w:p>
        <w:p w14:paraId="1B109304" w14:textId="22A07A95" w:rsidR="000F6674" w:rsidRDefault="000F6674" w:rsidP="005A3D2A">
          <w:r>
            <w:t xml:space="preserve">Para facilitar a compreensão dos limites e das funcionalidades da plataforma, elaborou-se um Mapa Mental do sistema. Apresentado na Figura 1, atua como uma ferramenta de delimitação de escopo, ramificando as principais características do </w:t>
          </w:r>
          <w:r>
            <w:rPr>
              <w:i/>
              <w:iCs/>
            </w:rPr>
            <w:t>software</w:t>
          </w:r>
          <w:r>
            <w:t xml:space="preserve"> a partir de seu núcleo. </w:t>
          </w:r>
        </w:p>
        <w:p w14:paraId="7F26FD81" w14:textId="06EB9FF5" w:rsidR="00202BE7" w:rsidRDefault="000F6674" w:rsidP="005A3D2A">
          <w:r>
            <w:t xml:space="preserve">Enquanto o Mapa Mental detalha o escopo do produto (o que será construído), a Estrutura Analítica do Projeto (EAP), Figura xx, é a ferramenta utilizada para definir o escopo do projeto (ou seja, como o trabalho será executado). </w:t>
          </w:r>
        </w:p>
        <w:p w14:paraId="18641D4C" w14:textId="77777777" w:rsidR="00BC3DA8" w:rsidRDefault="00BC3DA8" w:rsidP="00202BE7">
          <w:pPr>
            <w:ind w:left="705"/>
          </w:pPr>
        </w:p>
        <w:p w14:paraId="545513FD" w14:textId="77777777" w:rsidR="00ED7B4A" w:rsidRDefault="00206A60" w:rsidP="00ED7B4A">
          <w:pPr>
            <w:keepNext/>
            <w:ind w:left="705"/>
          </w:pPr>
          <w:r>
            <w:rPr>
              <w:noProof/>
            </w:rPr>
            <w:drawing>
              <wp:inline distT="0" distB="0" distL="0" distR="0" wp14:anchorId="26F855CE" wp14:editId="5A1A1B99">
                <wp:extent cx="5366729" cy="2707610"/>
                <wp:effectExtent l="0" t="0" r="571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3236" cy="2715938"/>
                        </a:xfrm>
                        <a:prstGeom prst="rect">
                          <a:avLst/>
                        </a:prstGeom>
                        <a:noFill/>
                        <a:ln>
                          <a:noFill/>
                        </a:ln>
                      </pic:spPr>
                    </pic:pic>
                  </a:graphicData>
                </a:graphic>
              </wp:inline>
            </w:drawing>
          </w:r>
        </w:p>
        <w:p w14:paraId="7EB68EF8" w14:textId="2208F4AA" w:rsidR="00202BE7" w:rsidRDefault="00ED7B4A" w:rsidP="00EC2F2B">
          <w:pPr>
            <w:pStyle w:val="Legenda"/>
          </w:pPr>
          <w:bookmarkStart w:id="49" w:name="_Toc224292699"/>
          <w:bookmarkStart w:id="50" w:name="_Toc224293133"/>
          <w:r>
            <w:t xml:space="preserve">Figura </w:t>
          </w:r>
          <w:r>
            <w:fldChar w:fldCharType="begin"/>
          </w:r>
          <w:r>
            <w:instrText xml:space="preserve"> SEQ Figura \* ARABIC </w:instrText>
          </w:r>
          <w:r>
            <w:fldChar w:fldCharType="separate"/>
          </w:r>
          <w:r w:rsidR="00DF3C10">
            <w:rPr>
              <w:noProof/>
            </w:rPr>
            <w:t>1</w:t>
          </w:r>
          <w:r>
            <w:fldChar w:fldCharType="end"/>
          </w:r>
          <w:r>
            <w:t>: Mapa Mental da Aplicação</w:t>
          </w:r>
          <w:bookmarkEnd w:id="49"/>
          <w:bookmarkEnd w:id="50"/>
        </w:p>
        <w:p w14:paraId="6AD50397" w14:textId="77777777" w:rsidR="00ED7B4A" w:rsidRPr="00ED7B4A" w:rsidRDefault="00ED7B4A" w:rsidP="00ED7B4A"/>
        <w:p w14:paraId="44F3F16C" w14:textId="5026F272" w:rsidR="00202BE7" w:rsidRDefault="00ED7B4A" w:rsidP="00206A60">
          <w:r>
            <w:rPr>
              <w:noProof/>
            </w:rPr>
            <w:drawing>
              <wp:anchor distT="0" distB="0" distL="114300" distR="114300" simplePos="0" relativeHeight="251659264" behindDoc="0" locked="0" layoutInCell="1" allowOverlap="1" wp14:anchorId="2B8A2626" wp14:editId="23C30EE7">
                <wp:simplePos x="0" y="0"/>
                <wp:positionH relativeFrom="column">
                  <wp:posOffset>448752</wp:posOffset>
                </wp:positionH>
                <wp:positionV relativeFrom="paragraph">
                  <wp:posOffset>137580</wp:posOffset>
                </wp:positionV>
                <wp:extent cx="5427428" cy="1108212"/>
                <wp:effectExtent l="0" t="0" r="190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5285" cy="11098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446F8A9" wp14:editId="3E457551">
                    <wp:simplePos x="0" y="0"/>
                    <wp:positionH relativeFrom="column">
                      <wp:posOffset>492760</wp:posOffset>
                    </wp:positionH>
                    <wp:positionV relativeFrom="paragraph">
                      <wp:posOffset>1304925</wp:posOffset>
                    </wp:positionV>
                    <wp:extent cx="5379720" cy="635"/>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5379720" cy="635"/>
                            </a:xfrm>
                            <a:prstGeom prst="rect">
                              <a:avLst/>
                            </a:prstGeom>
                            <a:solidFill>
                              <a:prstClr val="white"/>
                            </a:solidFill>
                            <a:ln>
                              <a:noFill/>
                            </a:ln>
                          </wps:spPr>
                          <wps:txbx>
                            <w:txbxContent>
                              <w:p w14:paraId="51B40D8E" w14:textId="4D61E33A" w:rsidR="00ED7B4A" w:rsidRPr="00ED7B4A" w:rsidRDefault="00ED7B4A" w:rsidP="00EC2F2B">
                                <w:pPr>
                                  <w:pStyle w:val="Legenda"/>
                                  <w:rPr>
                                    <w:noProof/>
                                    <w:sz w:val="24"/>
                                  </w:rPr>
                                </w:pPr>
                                <w:bookmarkStart w:id="51" w:name="_Toc224292700"/>
                                <w:bookmarkStart w:id="52" w:name="_Toc224293134"/>
                                <w:r>
                                  <w:t xml:space="preserve">Figura </w:t>
                                </w:r>
                                <w:r>
                                  <w:fldChar w:fldCharType="begin"/>
                                </w:r>
                                <w:r>
                                  <w:instrText xml:space="preserve"> SEQ Figura \* ARABIC </w:instrText>
                                </w:r>
                                <w:r>
                                  <w:fldChar w:fldCharType="separate"/>
                                </w:r>
                                <w:r w:rsidR="00DF3C10">
                                  <w:rPr>
                                    <w:noProof/>
                                  </w:rPr>
                                  <w:t>2</w:t>
                                </w:r>
                                <w:r>
                                  <w:fldChar w:fldCharType="end"/>
                                </w:r>
                                <w:r>
                                  <w:t>: Estrutura Analítica do Projeto (EAP)</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46F8A9" id="Caixa de Texto 11" o:spid="_x0000_s1030" type="#_x0000_t202" style="position:absolute;left:0;text-align:left;margin-left:38.8pt;margin-top:102.75pt;width:423.6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U32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" stroked="f">
                    <v:textbox style="mso-fit-shape-to-text:t" inset="0,0,0,0">
                      <w:txbxContent>
                        <w:p w14:paraId="51B40D8E" w14:textId="4D61E33A" w:rsidR="00ED7B4A" w:rsidRPr="00ED7B4A" w:rsidRDefault="00ED7B4A" w:rsidP="00EC2F2B">
                          <w:pPr>
                            <w:pStyle w:val="Legenda"/>
                            <w:rPr>
                              <w:noProof/>
                              <w:sz w:val="24"/>
                            </w:rPr>
                          </w:pPr>
                          <w:bookmarkStart w:id="53" w:name="_Toc224292700"/>
                          <w:bookmarkStart w:id="54" w:name="_Toc224293134"/>
                          <w:r>
                            <w:t xml:space="preserve">Figura </w:t>
                          </w:r>
                          <w:r>
                            <w:fldChar w:fldCharType="begin"/>
                          </w:r>
                          <w:r>
                            <w:instrText xml:space="preserve"> SEQ Figura \* ARABIC </w:instrText>
                          </w:r>
                          <w:r>
                            <w:fldChar w:fldCharType="separate"/>
                          </w:r>
                          <w:r w:rsidR="00DF3C10">
                            <w:rPr>
                              <w:noProof/>
                            </w:rPr>
                            <w:t>2</w:t>
                          </w:r>
                          <w:r>
                            <w:fldChar w:fldCharType="end"/>
                          </w:r>
                          <w:r>
                            <w:t>: Estrutura Analítica do Projeto (EAP)</w:t>
                          </w:r>
                          <w:bookmarkEnd w:id="53"/>
                          <w:bookmarkEnd w:id="54"/>
                        </w:p>
                      </w:txbxContent>
                    </v:textbox>
                  </v:shape>
                </w:pict>
              </mc:Fallback>
            </mc:AlternateContent>
          </w:r>
          <w:r w:rsidR="00202BE7">
            <w:tab/>
          </w:r>
        </w:p>
        <w:p w14:paraId="6C2277B7" w14:textId="6D22F4DD" w:rsidR="000F6674" w:rsidRDefault="000F6674" w:rsidP="00206A60">
          <w:r>
            <w:t xml:space="preserve">           </w:t>
          </w:r>
        </w:p>
        <w:p w14:paraId="1474E1DB" w14:textId="1BBADC83" w:rsidR="00206A60" w:rsidRDefault="000F6674" w:rsidP="00206A60">
          <w:r>
            <w:tab/>
          </w:r>
        </w:p>
        <w:p w14:paraId="110462DA" w14:textId="2B6A348A" w:rsidR="000F6674" w:rsidRDefault="00202BE7" w:rsidP="00206A60">
          <w:r>
            <w:br/>
          </w:r>
        </w:p>
        <w:p w14:paraId="246E514D" w14:textId="77777777" w:rsidR="008F268E" w:rsidRDefault="008F268E" w:rsidP="00206A60"/>
        <w:p w14:paraId="222A53E3" w14:textId="6CC8E61C" w:rsidR="007B5C78" w:rsidRDefault="007B5C78" w:rsidP="005A3D2A">
          <w:pPr>
            <w:pStyle w:val="PargrafodaLista"/>
            <w:numPr>
              <w:ilvl w:val="1"/>
              <w:numId w:val="22"/>
            </w:numPr>
          </w:pPr>
          <w:r>
            <w:t>DIAGRAMA DE CASOS DE USO</w:t>
          </w:r>
        </w:p>
        <w:p w14:paraId="20E7B2EB" w14:textId="77777777" w:rsidR="00214454" w:rsidRDefault="009210F8" w:rsidP="00EC2F2B">
          <w:pPr>
            <w:pStyle w:val="Legenda"/>
            <w:rPr>
              <w:ins w:id="55" w:author="Douglas Cunha" w:date="2026-03-30T16:05:00Z" w16du:dateUtc="2026-03-30T19:05:00Z"/>
            </w:rPr>
          </w:pPr>
          <w:r>
            <w:t xml:space="preserve">O Diagrama de Casos de Uso constitui um dos principais artefatos comportamentais da Unified Modeling Language (UML). Segundo Sommerville (2019), é essencial para modelar as interações </w:t>
          </w:r>
          <w:r>
            <w:lastRenderedPageBreak/>
            <w:t xml:space="preserve">entre o ambiente externo (atores) e as funcionalidades que o software deve conter para que satisfaça os requisitos levantados. A </w:t>
          </w:r>
        </w:p>
        <w:p w14:paraId="3E840A38" w14:textId="77777777" w:rsidR="00214454" w:rsidRDefault="00214454" w:rsidP="00EC2F2B">
          <w:pPr>
            <w:pStyle w:val="Legenda"/>
            <w:rPr>
              <w:ins w:id="56" w:author="Douglas Cunha" w:date="2026-03-30T16:05:00Z" w16du:dateUtc="2026-03-30T19:05:00Z"/>
            </w:rPr>
          </w:pPr>
          <w:ins w:id="57" w:author="Douglas Cunha" w:date="2026-03-30T16:05:00Z" w16du:dateUtc="2026-03-30T19:05:00Z">
            <w:r>
              <w:t xml:space="preserve">Figura </w:t>
            </w:r>
            <w:r>
              <w:fldChar w:fldCharType="begin"/>
            </w:r>
            <w:r>
              <w:instrText xml:space="preserve"> SEQ Figura \* ARABIC </w:instrText>
            </w:r>
            <w:r>
              <w:fldChar w:fldCharType="separate"/>
            </w:r>
            <w:r>
              <w:rPr>
                <w:noProof/>
              </w:rPr>
              <w:t>3</w:t>
            </w:r>
            <w:r>
              <w:fldChar w:fldCharType="end"/>
            </w:r>
            <w:r>
              <w:t>: Diagrama de Casos de Uso do Sistema</w:t>
            </w:r>
          </w:ins>
        </w:p>
        <w:p w14:paraId="7B36CDCC" w14:textId="6A88E5E0" w:rsidR="006E6D32" w:rsidRDefault="009210F8" w:rsidP="005A3D2A">
          <w:del w:id="58" w:author="Douglas Cunha" w:date="2026-03-30T16:05:00Z" w16du:dateUtc="2026-03-30T19:05:00Z">
            <w:r w:rsidDel="00214454">
              <w:delText>Figura XX</w:delText>
            </w:r>
          </w:del>
          <w:r>
            <w:t xml:space="preserve"> apresenta o diagrama estruturado para o escopo do projeto.</w:t>
          </w:r>
        </w:p>
        <w:p w14:paraId="60C59310" w14:textId="77777777" w:rsidR="00ED7B4A" w:rsidRDefault="006E6D32" w:rsidP="00ED7B4A">
          <w:pPr>
            <w:keepNext/>
          </w:pPr>
          <w:r>
            <w:rPr>
              <w:noProof/>
            </w:rPr>
            <w:drawing>
              <wp:inline distT="0" distB="0" distL="0" distR="0" wp14:anchorId="2C42DCD6" wp14:editId="1C1ECD78">
                <wp:extent cx="6115050" cy="425767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4257675"/>
                        </a:xfrm>
                        <a:prstGeom prst="rect">
                          <a:avLst/>
                        </a:prstGeom>
                        <a:noFill/>
                        <a:ln>
                          <a:noFill/>
                        </a:ln>
                      </pic:spPr>
                    </pic:pic>
                  </a:graphicData>
                </a:graphic>
              </wp:inline>
            </w:drawing>
          </w:r>
        </w:p>
        <w:p w14:paraId="6A806140" w14:textId="40A34FA4" w:rsidR="006E6D32" w:rsidRDefault="00ED7B4A" w:rsidP="00EC2F2B">
          <w:pPr>
            <w:pStyle w:val="Legenda"/>
          </w:pPr>
          <w:bookmarkStart w:id="59" w:name="_Toc224292701"/>
          <w:bookmarkStart w:id="60" w:name="_Toc224293135"/>
          <w:r>
            <w:t xml:space="preserve">Figura </w:t>
          </w:r>
          <w:r>
            <w:fldChar w:fldCharType="begin"/>
          </w:r>
          <w:r>
            <w:instrText xml:space="preserve"> SEQ Figura \* ARABIC </w:instrText>
          </w:r>
          <w:r>
            <w:fldChar w:fldCharType="separate"/>
          </w:r>
          <w:r w:rsidR="00DF3C10">
            <w:rPr>
              <w:noProof/>
            </w:rPr>
            <w:t>3</w:t>
          </w:r>
          <w:r>
            <w:fldChar w:fldCharType="end"/>
          </w:r>
          <w:r>
            <w:t>: Diagrama de Casos de Uso do Sistema</w:t>
          </w:r>
          <w:bookmarkEnd w:id="59"/>
          <w:bookmarkEnd w:id="60"/>
        </w:p>
        <w:p w14:paraId="77E7C9C1" w14:textId="77777777" w:rsidR="00ED7B4A" w:rsidRPr="00ED7B4A" w:rsidRDefault="00ED7B4A" w:rsidP="00ED7B4A"/>
        <w:p w14:paraId="567AC146" w14:textId="7BEBA951" w:rsidR="009210F8" w:rsidRDefault="009210F8" w:rsidP="000F6674">
          <w:r>
            <w:t xml:space="preserve">O usuário autenticado é o ator principal, com privilégios para gerenciar a conta e os </w:t>
          </w:r>
          <w:r>
            <w:br/>
            <w:t xml:space="preserve">perfis dos pacientes (o que engloba a ação de administrar múltiplos dependentes </w:t>
          </w:r>
          <w:r>
            <w:br/>
            <w:t xml:space="preserve"> no modo cuidador), cadastrar profissionais, manipular o ciclo de vida das consultas</w:t>
          </w:r>
          <w:r>
            <w:br/>
            <w:t>e registrar o histórico de prontuários que são as receitas e exames. Em contrapartida, o Socorrista representa um ator não autenticado cuja única interação permitida é a leitura (UC06) dos dados vitais de emergência do paciente, garantindo padrões de LGPD.</w:t>
          </w:r>
        </w:p>
        <w:p w14:paraId="56A4EE26" w14:textId="396C26F9" w:rsidR="000F6674" w:rsidRDefault="009210F8" w:rsidP="000F6674">
          <w:r>
            <w:t xml:space="preserve">De forma adicional, o diagrama destaca o acoplamento do sistema com sistemas externos. Pode-se observar a relação de inclusão (&lt;&gt;) entre o cadastro de profissionais (UC02) e a API do ViaCEP, indicando que a padronização automática de endereços é uma etapa obrigatória do fluxo de negócio. </w:t>
          </w:r>
          <w:del w:id="61" w:author="Douglas Cunha" w:date="2026-03-30T16:06:00Z" w16du:dateUtc="2026-03-30T19:06:00Z">
            <w:r w:rsidDel="002944F5">
              <w:delText>Por outro lado</w:delText>
            </w:r>
          </w:del>
          <w:ins w:id="62" w:author="Douglas Cunha" w:date="2026-03-30T16:06:00Z" w16du:dateUtc="2026-03-30T19:06:00Z">
            <w:r w:rsidR="002944F5">
              <w:t>Em contrapartida</w:t>
            </w:r>
          </w:ins>
          <w:r>
            <w:t xml:space="preserve">, a comunicação com a API do </w:t>
          </w:r>
          <w:r>
            <w:rPr>
              <w:i/>
              <w:iCs/>
            </w:rPr>
            <w:t>Google Calendar</w:t>
          </w:r>
          <w:r>
            <w:t xml:space="preserve"> foi modelada como uma extensão (</w:t>
          </w:r>
          <w:r>
            <w:rPr>
              <w:i/>
              <w:iCs/>
            </w:rPr>
            <w:t>&lt;&gt;</w:t>
          </w:r>
          <w:r>
            <w:t xml:space="preserve">) dos fluxos de agendamento e </w:t>
          </w:r>
          <w:r>
            <w:lastRenderedPageBreak/>
            <w:t>cancelamento (UC03 e UC04). Essa abordagem arquitetural demonstra que a sincronização com a agenda externa é uma funcionalidade opcional, permitindo ao usuário registrar a consulta exclusivamente no banco de dados local do sistema ou estender a ação, integrando-a ativamente ao seu calendário pessoal de forma automatizada.</w:t>
          </w:r>
        </w:p>
        <w:p w14:paraId="302C9DCD" w14:textId="5CAA7AE0" w:rsidR="009745BE" w:rsidRDefault="00ED7B4A" w:rsidP="00ED7B4A">
          <w:pPr>
            <w:pStyle w:val="Ttulo2"/>
            <w:numPr>
              <w:ilvl w:val="0"/>
              <w:numId w:val="0"/>
            </w:numPr>
            <w:ind w:left="-360" w:firstLine="360"/>
          </w:pPr>
          <w:r>
            <w:t>3.</w:t>
          </w:r>
          <w:r w:rsidR="005A3D2A">
            <w:t>6</w:t>
          </w:r>
          <w:r>
            <w:t xml:space="preserve">. </w:t>
          </w:r>
          <w:r w:rsidR="006E6D32">
            <w:t xml:space="preserve">DIAGRAMA DE </w:t>
          </w:r>
          <w:r w:rsidR="007B5C78">
            <w:t>BANCO DE DADOS</w:t>
          </w:r>
          <w:r w:rsidR="006E6D32">
            <w:t xml:space="preserve"> </w:t>
          </w:r>
        </w:p>
        <w:p w14:paraId="6E34669A" w14:textId="0A936CE8" w:rsidR="00BC3DA8" w:rsidRDefault="00BC3DA8" w:rsidP="00ED7B4A">
          <w:r>
            <w:t>O Diagrama Entidade-Relacionamento (DER) cumpre o papel para mapear visualmente as tabelas e respectivos atributos. Segundo Elmasri e Navathe (2011), a aplicação de técnicas de modelagem estrutural aliada ao processo rigoroso de normatização é indispensável para projetar um banco de dados relacional eficiente.</w:t>
          </w:r>
        </w:p>
        <w:p w14:paraId="7D3272D8" w14:textId="326812A4" w:rsidR="009210F8" w:rsidRDefault="00ED7B4A" w:rsidP="005A3D2A">
          <w:pPr>
            <w:ind w:left="705"/>
          </w:pPr>
          <w:r>
            <w:rPr>
              <w:noProof/>
            </w:rPr>
            <mc:AlternateContent>
              <mc:Choice Requires="wps">
                <w:drawing>
                  <wp:anchor distT="0" distB="0" distL="114300" distR="114300" simplePos="0" relativeHeight="251666432" behindDoc="0" locked="0" layoutInCell="1" allowOverlap="1" wp14:anchorId="6C02E828" wp14:editId="0925CD23">
                    <wp:simplePos x="0" y="0"/>
                    <wp:positionH relativeFrom="column">
                      <wp:posOffset>11430</wp:posOffset>
                    </wp:positionH>
                    <wp:positionV relativeFrom="paragraph">
                      <wp:posOffset>3590290</wp:posOffset>
                    </wp:positionV>
                    <wp:extent cx="6097905" cy="635"/>
                    <wp:effectExtent l="0" t="0" r="0" b="0"/>
                    <wp:wrapSquare wrapText="bothSides"/>
                    <wp:docPr id="13" name="Caixa de Texto 13"/>
                    <wp:cNvGraphicFramePr/>
                    <a:graphic xmlns:a="http://schemas.openxmlformats.org/drawingml/2006/main">
                      <a:graphicData uri="http://schemas.microsoft.com/office/word/2010/wordprocessingShape">
                        <wps:wsp>
                          <wps:cNvSpPr txBox="1"/>
                          <wps:spPr>
                            <a:xfrm>
                              <a:off x="0" y="0"/>
                              <a:ext cx="6097905" cy="635"/>
                            </a:xfrm>
                            <a:prstGeom prst="rect">
                              <a:avLst/>
                            </a:prstGeom>
                            <a:solidFill>
                              <a:prstClr val="white"/>
                            </a:solidFill>
                            <a:ln>
                              <a:noFill/>
                            </a:ln>
                          </wps:spPr>
                          <wps:txbx>
                            <w:txbxContent>
                              <w:p w14:paraId="5C78A73A" w14:textId="2D696E60" w:rsidR="00ED7B4A" w:rsidRPr="00B46BA4" w:rsidRDefault="00ED7B4A" w:rsidP="00EC2F2B">
                                <w:pPr>
                                  <w:pStyle w:val="Legenda"/>
                                  <w:rPr>
                                    <w:noProof/>
                                    <w:sz w:val="24"/>
                                  </w:rPr>
                                </w:pPr>
                                <w:bookmarkStart w:id="63" w:name="_Toc224292702"/>
                                <w:bookmarkStart w:id="64" w:name="_Toc224293136"/>
                                <w:r>
                                  <w:t xml:space="preserve">Figura </w:t>
                                </w:r>
                                <w:r>
                                  <w:fldChar w:fldCharType="begin"/>
                                </w:r>
                                <w:r>
                                  <w:instrText xml:space="preserve"> SEQ Figura \* ARABIC </w:instrText>
                                </w:r>
                                <w:r>
                                  <w:fldChar w:fldCharType="separate"/>
                                </w:r>
                                <w:r w:rsidR="00DF3C10">
                                  <w:rPr>
                                    <w:noProof/>
                                  </w:rPr>
                                  <w:t>4</w:t>
                                </w:r>
                                <w:r>
                                  <w:fldChar w:fldCharType="end"/>
                                </w:r>
                                <w:r w:rsidR="005A3D2A">
                                  <w:t>: Diagrama de Entidade-Relacionamento</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2E828" id="Caixa de Texto 13" o:spid="_x0000_s1031" type="#_x0000_t202" style="position:absolute;left:0;text-align:left;margin-left:.9pt;margin-top:282.7pt;width:480.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" stroked="f">
                    <v:textbox style="mso-fit-shape-to-text:t" inset="0,0,0,0">
                      <w:txbxContent>
                        <w:p w14:paraId="5C78A73A" w14:textId="2D696E60" w:rsidR="00ED7B4A" w:rsidRPr="00B46BA4" w:rsidRDefault="00ED7B4A" w:rsidP="00EC2F2B">
                          <w:pPr>
                            <w:pStyle w:val="Legenda"/>
                            <w:rPr>
                              <w:noProof/>
                              <w:sz w:val="24"/>
                            </w:rPr>
                          </w:pPr>
                          <w:bookmarkStart w:id="65" w:name="_Toc224292702"/>
                          <w:bookmarkStart w:id="66" w:name="_Toc224293136"/>
                          <w:r>
                            <w:t xml:space="preserve">Figura </w:t>
                          </w:r>
                          <w:r>
                            <w:fldChar w:fldCharType="begin"/>
                          </w:r>
                          <w:r>
                            <w:instrText xml:space="preserve"> SEQ Figura \* ARABIC </w:instrText>
                          </w:r>
                          <w:r>
                            <w:fldChar w:fldCharType="separate"/>
                          </w:r>
                          <w:r w:rsidR="00DF3C10">
                            <w:rPr>
                              <w:noProof/>
                            </w:rPr>
                            <w:t>4</w:t>
                          </w:r>
                          <w:r>
                            <w:fldChar w:fldCharType="end"/>
                          </w:r>
                          <w:r w:rsidR="005A3D2A">
                            <w:t>: Diagrama de Entidade-Relacionamento</w:t>
                          </w:r>
                          <w:bookmarkEnd w:id="65"/>
                          <w:bookmarkEnd w:id="66"/>
                        </w:p>
                      </w:txbxContent>
                    </v:textbox>
                    <w10:wrap type="square"/>
                  </v:shape>
                </w:pict>
              </mc:Fallback>
            </mc:AlternateContent>
          </w:r>
          <w:r w:rsidR="00336EE5">
            <w:rPr>
              <w:noProof/>
            </w:rPr>
            <w:drawing>
              <wp:anchor distT="0" distB="0" distL="114300" distR="114300" simplePos="0" relativeHeight="251662336" behindDoc="0" locked="0" layoutInCell="1" allowOverlap="1" wp14:anchorId="1D4038B0" wp14:editId="0ED93154">
                <wp:simplePos x="0" y="0"/>
                <wp:positionH relativeFrom="margin">
                  <wp:posOffset>11430</wp:posOffset>
                </wp:positionH>
                <wp:positionV relativeFrom="paragraph">
                  <wp:posOffset>341630</wp:posOffset>
                </wp:positionV>
                <wp:extent cx="6097905" cy="3191510"/>
                <wp:effectExtent l="0" t="0" r="0" b="889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7905" cy="3191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F9D26" w14:textId="77777777" w:rsidR="005A3D2A" w:rsidRDefault="005A3D2A" w:rsidP="005A3D2A">
          <w:pPr>
            <w:pStyle w:val="PargrafodaLista"/>
          </w:pPr>
        </w:p>
        <w:p w14:paraId="4F97EEAB" w14:textId="277B36B5" w:rsidR="007B5C78" w:rsidRDefault="005A3D2A" w:rsidP="005A3D2A">
          <w:r>
            <w:t xml:space="preserve">3.7 </w:t>
          </w:r>
          <w:r w:rsidR="007B5C78">
            <w:t>DIAGRAMA DE CLASSE UML</w:t>
          </w:r>
        </w:p>
        <w:p w14:paraId="65EA93BE" w14:textId="0CE6644C" w:rsidR="009210F8" w:rsidRDefault="009210F8" w:rsidP="005A3D2A">
          <w:r>
            <w:t>O Diagrama de Classes é o artefato estático responsável por mapear a estrutura de dados e as operações encapsuladas pelas entidades do domínio. Segundo Pressman e Maxim (2021), este modelo atua como a fundação arquitetural para o mapeamento objeto-relacional (ORM) na camada de persistência da aplicação.</w:t>
          </w:r>
        </w:p>
        <w:p w14:paraId="0A4942B0" w14:textId="77777777" w:rsidR="00981D65" w:rsidRDefault="00981D65" w:rsidP="00EC2F2B">
          <w:pPr>
            <w:pStyle w:val="Legenda"/>
            <w:rPr>
              <w:ins w:id="67" w:author="Douglas Cunha" w:date="2026-03-30T16:07:00Z" w16du:dateUtc="2026-03-30T19:07:00Z"/>
            </w:rPr>
          </w:pPr>
        </w:p>
        <w:p w14:paraId="50C39D59" w14:textId="62ECB181" w:rsidR="007B5C78" w:rsidRDefault="009210F8" w:rsidP="00EC2F2B">
          <w:pPr>
            <w:pStyle w:val="Legenda"/>
            <w:pPrChange w:id="68" w:author="Douglas Cunha" w:date="2026-03-30T16:08:00Z" w16du:dateUtc="2026-03-30T19:08:00Z">
              <w:pPr/>
            </w:pPrChange>
          </w:pPr>
          <w:r>
            <w:lastRenderedPageBreak/>
            <w:t xml:space="preserve">A </w:t>
          </w:r>
          <w:ins w:id="69" w:author="Douglas Cunha" w:date="2026-03-30T16:07:00Z" w16du:dateUtc="2026-03-30T19:07:00Z">
            <w:r w:rsidR="00981D65">
              <w:t xml:space="preserve">Figura </w:t>
            </w:r>
            <w:r w:rsidR="00981D65">
              <w:fldChar w:fldCharType="begin"/>
            </w:r>
            <w:r w:rsidR="00981D65">
              <w:instrText xml:space="preserve"> SEQ Figura \* ARABIC </w:instrText>
            </w:r>
            <w:r w:rsidR="00981D65">
              <w:fldChar w:fldCharType="separate"/>
            </w:r>
            <w:r w:rsidR="00981D65">
              <w:rPr>
                <w:noProof/>
              </w:rPr>
              <w:t>5</w:t>
            </w:r>
            <w:r w:rsidR="00981D65">
              <w:fldChar w:fldCharType="end"/>
            </w:r>
            <w:r w:rsidR="00981D65">
              <w:t>: Diagrama de Classes UML</w:t>
            </w:r>
          </w:ins>
          <w:del w:id="70" w:author="Douglas Cunha" w:date="2026-03-30T16:08:00Z" w16du:dateUtc="2026-03-30T19:08:00Z">
            <w:r w:rsidDel="00EC2F2B">
              <w:delText>Figura 4</w:delText>
            </w:r>
          </w:del>
          <w:ins w:id="71" w:author="Douglas Cunha" w:date="2026-03-30T16:08:00Z" w16du:dateUtc="2026-03-30T19:08:00Z">
            <w:r w:rsidR="00EC2F2B">
              <w:t xml:space="preserve">, </w:t>
            </w:r>
          </w:ins>
          <w:r>
            <w:t xml:space="preserve"> ilustra </w:t>
          </w:r>
          <w:ins w:id="72" w:author="Douglas Cunha" w:date="2026-03-30T16:08:00Z" w16du:dateUtc="2026-03-30T19:08:00Z">
            <w:r w:rsidR="00EC2F2B">
              <w:t>um</w:t>
            </w:r>
          </w:ins>
          <w:del w:id="73" w:author="Douglas Cunha" w:date="2026-03-30T16:08:00Z" w16du:dateUtc="2026-03-30T19:08:00Z">
            <w:r w:rsidDel="00EC2F2B">
              <w:delText>o</w:delText>
            </w:r>
          </w:del>
          <w:r>
            <w:t xml:space="preserve"> </w:t>
          </w:r>
          <w:ins w:id="74" w:author="Douglas Cunha" w:date="2026-03-30T16:08:00Z" w16du:dateUtc="2026-03-30T19:08:00Z">
            <w:r w:rsidR="00EC2F2B">
              <w:t>d</w:t>
            </w:r>
          </w:ins>
          <w:r>
            <w:t xml:space="preserve">Diagrama </w:t>
          </w:r>
          <w:del w:id="75" w:author="Douglas Cunha" w:date="2026-03-30T16:08:00Z" w16du:dateUtc="2026-03-30T19:08:00Z">
            <w:r w:rsidDel="00EC2F2B">
              <w:delText xml:space="preserve">de Classes </w:delText>
            </w:r>
          </w:del>
          <w:r>
            <w:t>projetado para o sistema, refletindo a normalização do banco de dados e as regras de negócio intrínsecas ao gerenciamento de prontuários.</w:t>
          </w:r>
        </w:p>
        <w:p w14:paraId="3C348B26" w14:textId="77777777" w:rsidR="005A3D2A" w:rsidRDefault="006E6D32" w:rsidP="005A3D2A">
          <w:pPr>
            <w:keepNext/>
            <w:ind w:left="705"/>
          </w:pPr>
          <w:r>
            <w:rPr>
              <w:noProof/>
            </w:rPr>
            <w:drawing>
              <wp:inline distT="0" distB="0" distL="0" distR="0" wp14:anchorId="6917F17D" wp14:editId="00A8E25E">
                <wp:extent cx="5376042" cy="7639547"/>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2421" cy="7705453"/>
                        </a:xfrm>
                        <a:prstGeom prst="rect">
                          <a:avLst/>
                        </a:prstGeom>
                        <a:noFill/>
                        <a:ln>
                          <a:noFill/>
                        </a:ln>
                      </pic:spPr>
                    </pic:pic>
                  </a:graphicData>
                </a:graphic>
              </wp:inline>
            </w:drawing>
          </w:r>
        </w:p>
        <w:p w14:paraId="610D06A2" w14:textId="2CE47D3B" w:rsidR="00202BE7" w:rsidRDefault="005A3D2A" w:rsidP="00EC2F2B">
          <w:pPr>
            <w:pStyle w:val="Legenda"/>
          </w:pPr>
          <w:bookmarkStart w:id="76" w:name="_Toc224292703"/>
          <w:bookmarkStart w:id="77" w:name="_Toc224293137"/>
          <w:r>
            <w:t xml:space="preserve">Figura </w:t>
          </w:r>
          <w:r>
            <w:fldChar w:fldCharType="begin"/>
          </w:r>
          <w:r>
            <w:instrText xml:space="preserve"> SEQ Figura \* ARABIC </w:instrText>
          </w:r>
          <w:r>
            <w:fldChar w:fldCharType="separate"/>
          </w:r>
          <w:r w:rsidR="00DF3C10">
            <w:rPr>
              <w:noProof/>
            </w:rPr>
            <w:t>5</w:t>
          </w:r>
          <w:r>
            <w:fldChar w:fldCharType="end"/>
          </w:r>
          <w:r>
            <w:t>: Diagrama de Classes UML</w:t>
          </w:r>
          <w:bookmarkEnd w:id="76"/>
          <w:bookmarkEnd w:id="77"/>
        </w:p>
        <w:p w14:paraId="5E7DF0AE" w14:textId="4A06DDED" w:rsidR="00F02961" w:rsidRDefault="00F02961" w:rsidP="006E6D32"/>
        <w:p w14:paraId="0EDA077E" w14:textId="77777777" w:rsidR="005A3D2A" w:rsidRDefault="005A3D2A" w:rsidP="00A12BEB">
          <w:pPr>
            <w:ind w:firstLine="708"/>
          </w:pPr>
        </w:p>
        <w:p w14:paraId="001BFC83" w14:textId="77777777" w:rsidR="005A3D2A" w:rsidRDefault="005A3D2A" w:rsidP="00A12BEB">
          <w:pPr>
            <w:ind w:firstLine="708"/>
          </w:pPr>
        </w:p>
        <w:p w14:paraId="06E87535" w14:textId="27C77911" w:rsidR="009210F8" w:rsidRDefault="009210F8" w:rsidP="005A3D2A">
          <w:r>
            <w:t>3.</w:t>
          </w:r>
          <w:r w:rsidR="005A3D2A">
            <w:t>8</w:t>
          </w:r>
          <w:r>
            <w:t xml:space="preserve"> </w:t>
          </w:r>
          <w:r w:rsidR="00775100">
            <w:t>ESPECIFICAÇÕES DOS CASOS DE USO</w:t>
          </w:r>
        </w:p>
        <w:p w14:paraId="4EE7788A" w14:textId="77777777" w:rsidR="005A3D2A" w:rsidRDefault="00775100" w:rsidP="005A3D2A">
          <w:r>
            <w:t>As especificações dos casos de uso facilitam a visualização do fluxo do usuário diante de cada caso de uso e suas interações com o sistema.</w:t>
          </w:r>
        </w:p>
        <w:p w14:paraId="7665646F" w14:textId="60A0C34E" w:rsidR="00775100" w:rsidRDefault="00775100" w:rsidP="005A3D2A">
          <w:r>
            <w:t xml:space="preserve">Sua composição se </w:t>
          </w:r>
          <w:r w:rsidR="005A3D2A">
            <w:t>dá</w:t>
          </w:r>
          <w:r>
            <w:t xml:space="preserve"> por:</w:t>
          </w:r>
        </w:p>
        <w:p w14:paraId="29DFA57A" w14:textId="12717E40" w:rsidR="00775100" w:rsidRDefault="00775100" w:rsidP="00A12BEB">
          <w:pPr>
            <w:ind w:firstLine="708"/>
          </w:pPr>
          <w:r>
            <w:t>Ator Principal: usuário</w:t>
          </w:r>
          <w:r w:rsidR="005A3D2A">
            <w:t>s</w:t>
          </w:r>
          <w:r>
            <w:t xml:space="preserve"> que utilizarão o caso de uso.</w:t>
          </w:r>
        </w:p>
        <w:p w14:paraId="0A4381CB" w14:textId="55DBF886" w:rsidR="00775100" w:rsidRDefault="00775100" w:rsidP="00A12BEB">
          <w:pPr>
            <w:ind w:firstLine="708"/>
          </w:pPr>
          <w:r>
            <w:t xml:space="preserve">Pré-Condições: tudo que é necessário para que o usuário acesse o sistema e inicie </w:t>
          </w:r>
          <w:r>
            <w:tab/>
            <w:t>a execução do caso de uso.</w:t>
          </w:r>
        </w:p>
        <w:p w14:paraId="4A154CD9" w14:textId="44355F50" w:rsidR="00775100" w:rsidRDefault="00775100" w:rsidP="005A3D2A">
          <w:r>
            <w:rPr>
              <w:b/>
              <w:bCs/>
            </w:rPr>
            <w:t>Fluxos (Principal e Alternativo):</w:t>
          </w:r>
          <w:r>
            <w:t xml:space="preserve"> Consistem no passo a passo da aplicação, mostrando o que deve ocorrer caso o usuário siga o caminho esperado (Principal) ou caminhos secundários que também levam ao sucesso (Alternativo).</w:t>
          </w:r>
          <w:r w:rsidR="00730C3F">
            <w:t xml:space="preserve"> </w:t>
          </w:r>
          <w:r>
            <w:t xml:space="preserve">Fluxo de Exceção: são as situações não previstas que podem ocorrer que alterarão </w:t>
          </w:r>
          <w:r>
            <w:tab/>
            <w:t>a interação do usuário, saindo do fluxo principal esperado.</w:t>
          </w:r>
        </w:p>
        <w:p w14:paraId="4B738E7D" w14:textId="49AC46BE" w:rsidR="00775100" w:rsidRDefault="00775100" w:rsidP="005A3D2A">
          <w:r>
            <w:rPr>
              <w:b/>
              <w:bCs/>
            </w:rPr>
            <w:t>Fluxo de Exceção:</w:t>
          </w:r>
          <w:r>
            <w:t xml:space="preserve"> Descreve as situações não previstas ou erros que abortam a operação, como indisponibilidade de APIs externas, dados inválidos ou violações de regras de negócio.</w:t>
          </w:r>
        </w:p>
        <w:p w14:paraId="7122CB5A" w14:textId="3731AF2B" w:rsidR="00775100" w:rsidRDefault="00775100" w:rsidP="005A3D2A">
          <w:r>
            <w:rPr>
              <w:b/>
              <w:bCs/>
            </w:rPr>
            <w:t>Fluxo de Teste:</w:t>
          </w:r>
          <w:r>
            <w:t xml:space="preserve"> Estabelece as diretrizes e critérios de aceite práticos para que seja possível validar se o caso de uso foi implementado corretamente.</w:t>
          </w:r>
        </w:p>
        <w:p w14:paraId="0819E74E" w14:textId="77777777" w:rsidR="008F268E" w:rsidRDefault="008F268E" w:rsidP="005A3D2A"/>
        <w:p w14:paraId="468162E6" w14:textId="77777777" w:rsidR="00730C3F" w:rsidRDefault="00730C3F" w:rsidP="00730C3F">
          <w:r>
            <w:t xml:space="preserve">3.8.1. UC01 – Autenticação e Gestão de Conta </w:t>
          </w:r>
        </w:p>
        <w:tbl>
          <w:tblPr>
            <w:tblStyle w:val="Tabelacomgrade"/>
            <w:tblW w:w="0" w:type="auto"/>
            <w:tblLook w:val="04A0" w:firstRow="1" w:lastRow="0" w:firstColumn="1" w:lastColumn="0" w:noHBand="0" w:noVBand="1"/>
          </w:tblPr>
          <w:tblGrid>
            <w:gridCol w:w="9628"/>
          </w:tblGrid>
          <w:tr w:rsidR="00730C3F" w14:paraId="6ED6537F" w14:textId="77777777" w:rsidTr="00730C3F">
            <w:tc>
              <w:tcPr>
                <w:tcW w:w="9778" w:type="dxa"/>
              </w:tcPr>
              <w:p w14:paraId="78018EF5" w14:textId="20C956BB" w:rsidR="00730C3F" w:rsidRDefault="00730C3F" w:rsidP="00730C3F">
                <w:r>
                  <w:t>Ator Principal: Usuário (Titular da Conta)</w:t>
                </w:r>
              </w:p>
            </w:tc>
          </w:tr>
          <w:tr w:rsidR="00730C3F" w14:paraId="65BFEB3F" w14:textId="77777777" w:rsidTr="00730C3F">
            <w:tc>
              <w:tcPr>
                <w:tcW w:w="9778" w:type="dxa"/>
              </w:tcPr>
              <w:p w14:paraId="2F4E3123" w14:textId="407F8A17" w:rsidR="00730C3F" w:rsidRDefault="00730C3F" w:rsidP="00A12BEB">
                <w:r>
                  <w:t>Pré-condição: O usuário deve possuir um endereço de e-mail válido.</w:t>
                </w:r>
              </w:p>
            </w:tc>
          </w:tr>
          <w:tr w:rsidR="00730C3F" w14:paraId="2DD30F0F" w14:textId="77777777" w:rsidTr="00730C3F">
            <w:tc>
              <w:tcPr>
                <w:tcW w:w="9778" w:type="dxa"/>
              </w:tcPr>
              <w:p w14:paraId="57FFC6D0" w14:textId="77777777" w:rsidR="00730C3F" w:rsidRDefault="00730C3F" w:rsidP="00730C3F">
                <w:r>
                  <w:t>Fluxo Principal:</w:t>
                </w:r>
              </w:p>
              <w:p w14:paraId="0A7AED1C" w14:textId="77777777" w:rsidR="00730C3F" w:rsidRDefault="00730C3F" w:rsidP="00730C3F">
                <w:pPr>
                  <w:pStyle w:val="PargrafodaLista"/>
                  <w:numPr>
                    <w:ilvl w:val="0"/>
                    <w:numId w:val="6"/>
                  </w:numPr>
                </w:pPr>
                <w:r>
                  <w:t>O Usuário acessa a página de login da plataforma e insere seu e-mail.</w:t>
                </w:r>
              </w:p>
              <w:p w14:paraId="28E712F4" w14:textId="77777777" w:rsidR="00730C3F" w:rsidRDefault="00730C3F" w:rsidP="00730C3F">
                <w:pPr>
                  <w:pStyle w:val="PargrafodaLista"/>
                  <w:numPr>
                    <w:ilvl w:val="0"/>
                    <w:numId w:val="6"/>
                  </w:numPr>
                </w:pPr>
                <w:r>
                  <w:t>O Sistema gera um código de uso único (OTP) e envia para o e-mail informado.</w:t>
                </w:r>
              </w:p>
              <w:p w14:paraId="43CEF4EE" w14:textId="7CA78E0C" w:rsidR="00730C3F" w:rsidRDefault="00730C3F" w:rsidP="00730C3F">
                <w:pPr>
                  <w:pStyle w:val="PargrafodaLista"/>
                  <w:numPr>
                    <w:ilvl w:val="0"/>
                    <w:numId w:val="6"/>
                  </w:numPr>
                </w:pPr>
                <w:r>
                  <w:t>O Usuário insere o código na plataforma.</w:t>
                </w:r>
              </w:p>
              <w:p w14:paraId="0EB0C06F" w14:textId="75972394" w:rsidR="00730C3F" w:rsidRDefault="00730C3F" w:rsidP="00730C3F">
                <w:pPr>
                  <w:pStyle w:val="PargrafodaLista"/>
                  <w:numPr>
                    <w:ilvl w:val="0"/>
                    <w:numId w:val="6"/>
                  </w:numPr>
                </w:pPr>
                <w:r>
                  <w:lastRenderedPageBreak/>
                  <w:t>O Sistema valida o código, autentica o usuário (gerando um Token JWT) e o redireciona para o Dashboard.</w:t>
                </w:r>
              </w:p>
            </w:tc>
          </w:tr>
          <w:tr w:rsidR="00730C3F" w14:paraId="27DAC9AC" w14:textId="77777777" w:rsidTr="00730C3F">
            <w:tc>
              <w:tcPr>
                <w:tcW w:w="9778" w:type="dxa"/>
              </w:tcPr>
              <w:p w14:paraId="14F576C9" w14:textId="4F62260F" w:rsidR="00730C3F" w:rsidRDefault="00730C3F" w:rsidP="00A12BEB">
                <w:r>
                  <w:lastRenderedPageBreak/>
                  <w:t xml:space="preserve">Fluxo Alternativo (Reenvio de Código): No passo 3, caso o e-mail atrase, o usuário clica em “Reenviar Código”. O sistema invalida o código anterior, gera um novo, envia para o e-mail e o fluxo retorna ao passo 3 com sucesso. </w:t>
                </w:r>
              </w:p>
            </w:tc>
          </w:tr>
          <w:tr w:rsidR="00730C3F" w14:paraId="7B02DED9" w14:textId="77777777" w:rsidTr="00730C3F">
            <w:tc>
              <w:tcPr>
                <w:tcW w:w="9778" w:type="dxa"/>
              </w:tcPr>
              <w:p w14:paraId="0F779E5C" w14:textId="0890067D" w:rsidR="00730C3F" w:rsidRDefault="00730C3F" w:rsidP="00730C3F">
                <w:r>
                  <w:t>Fluxo de Exceção (Código Inválido/Expirado): Se o código inserido estiver incorreto ou expirado, o sistema bloqueia o acesso e exibe mensagem de erro.</w:t>
                </w:r>
              </w:p>
            </w:tc>
          </w:tr>
          <w:tr w:rsidR="00730C3F" w14:paraId="115C2B5E" w14:textId="77777777" w:rsidTr="00730C3F">
            <w:tc>
              <w:tcPr>
                <w:tcW w:w="9778" w:type="dxa"/>
              </w:tcPr>
              <w:p w14:paraId="382C2A36" w14:textId="767DAEF3" w:rsidR="00730C3F" w:rsidRDefault="00730C3F" w:rsidP="00103854">
                <w:pPr>
                  <w:keepNext/>
                </w:pPr>
                <w:r>
                  <w:t>Teste: Testar o uso do código OTP para que não possa ser reutilizado após o primeiro login bem-sucedido.</w:t>
                </w:r>
              </w:p>
            </w:tc>
          </w:tr>
        </w:tbl>
        <w:p w14:paraId="138DFEB3" w14:textId="4F843FB3" w:rsidR="00103854" w:rsidRDefault="00103854" w:rsidP="00EC2F2B">
          <w:pPr>
            <w:pStyle w:val="Legenda"/>
          </w:pPr>
          <w:bookmarkStart w:id="78" w:name="_Toc224283073"/>
          <w:r>
            <w:t xml:space="preserve">Tabela </w:t>
          </w:r>
          <w:r>
            <w:fldChar w:fldCharType="begin"/>
          </w:r>
          <w:r>
            <w:instrText xml:space="preserve"> SEQ Tabela \* ARABIC </w:instrText>
          </w:r>
          <w:r>
            <w:fldChar w:fldCharType="separate"/>
          </w:r>
          <w:r w:rsidR="00A05265">
            <w:rPr>
              <w:noProof/>
            </w:rPr>
            <w:t>4</w:t>
          </w:r>
          <w:r>
            <w:fldChar w:fldCharType="end"/>
          </w:r>
          <w:r>
            <w:t>: UC01 – Autenticação e Gestão de Conta</w:t>
          </w:r>
          <w:bookmarkEnd w:id="78"/>
        </w:p>
        <w:p w14:paraId="09C0E14D" w14:textId="77777777" w:rsidR="00103854" w:rsidRPr="00103854" w:rsidRDefault="00103854" w:rsidP="00103854"/>
        <w:p w14:paraId="69A93BE9" w14:textId="2F376593" w:rsidR="00730C3F" w:rsidRDefault="00730C3F" w:rsidP="005A3D2A">
          <w:pPr>
            <w:pStyle w:val="PargrafodaLista"/>
            <w:numPr>
              <w:ilvl w:val="2"/>
              <w:numId w:val="23"/>
            </w:numPr>
          </w:pPr>
          <w:r>
            <w:t>UC02 – Manter Profissional de Saúde</w:t>
          </w:r>
        </w:p>
        <w:tbl>
          <w:tblPr>
            <w:tblStyle w:val="Tabelacomgrade"/>
            <w:tblW w:w="0" w:type="auto"/>
            <w:tblLook w:val="04A0" w:firstRow="1" w:lastRow="0" w:firstColumn="1" w:lastColumn="0" w:noHBand="0" w:noVBand="1"/>
          </w:tblPr>
          <w:tblGrid>
            <w:gridCol w:w="9628"/>
          </w:tblGrid>
          <w:tr w:rsidR="00730C3F" w14:paraId="1E03506E" w14:textId="77777777" w:rsidTr="00730C3F">
            <w:tc>
              <w:tcPr>
                <w:tcW w:w="9778" w:type="dxa"/>
              </w:tcPr>
              <w:p w14:paraId="07FA07A1" w14:textId="2BF26E55" w:rsidR="00730C3F" w:rsidRDefault="00730C3F" w:rsidP="00730C3F">
                <w:r>
                  <w:t>Ator Principal: Usuário Autenticado.</w:t>
                </w:r>
              </w:p>
            </w:tc>
          </w:tr>
          <w:tr w:rsidR="00730C3F" w14:paraId="7F833904" w14:textId="77777777" w:rsidTr="00730C3F">
            <w:tc>
              <w:tcPr>
                <w:tcW w:w="9778" w:type="dxa"/>
              </w:tcPr>
              <w:p w14:paraId="0031547F" w14:textId="46856DEA" w:rsidR="00730C3F" w:rsidRDefault="00730C3F" w:rsidP="00730C3F">
                <w:r>
                  <w:t>Pré-condição: O usuário deve estar logado no sistema.</w:t>
                </w:r>
              </w:p>
            </w:tc>
          </w:tr>
          <w:tr w:rsidR="00730C3F" w14:paraId="78C71026" w14:textId="77777777" w:rsidTr="00730C3F">
            <w:tc>
              <w:tcPr>
                <w:tcW w:w="9778" w:type="dxa"/>
              </w:tcPr>
              <w:p w14:paraId="06D25FB3" w14:textId="77777777" w:rsidR="00730C3F" w:rsidRDefault="00730C3F" w:rsidP="00730C3F">
                <w:r>
                  <w:t>Fluxo Principal:</w:t>
                </w:r>
              </w:p>
              <w:p w14:paraId="4FAE0BD3" w14:textId="77777777" w:rsidR="00730C3F" w:rsidRDefault="00730C3F" w:rsidP="00730C3F">
                <w:pPr>
                  <w:pStyle w:val="PargrafodaLista"/>
                  <w:numPr>
                    <w:ilvl w:val="0"/>
                    <w:numId w:val="8"/>
                  </w:numPr>
                </w:pPr>
                <w:r>
                  <w:t>O Usuário preenche os dados básicos do profissional</w:t>
                </w:r>
              </w:p>
              <w:p w14:paraId="63088786" w14:textId="77777777" w:rsidR="00730C3F" w:rsidRDefault="00730C3F" w:rsidP="00730C3F">
                <w:pPr>
                  <w:pStyle w:val="PargrafodaLista"/>
                  <w:numPr>
                    <w:ilvl w:val="0"/>
                    <w:numId w:val="8"/>
                  </w:numPr>
                </w:pPr>
                <w:r>
                  <w:t>O Usuário digital o CEP.</w:t>
                </w:r>
              </w:p>
              <w:p w14:paraId="594412C5" w14:textId="2B62B55A" w:rsidR="00730C3F" w:rsidRDefault="00730C3F" w:rsidP="00730C3F">
                <w:pPr>
                  <w:pStyle w:val="PargrafodaLista"/>
                  <w:numPr>
                    <w:ilvl w:val="0"/>
                    <w:numId w:val="8"/>
                  </w:numPr>
                </w:pPr>
                <w:r>
                  <w:t>O Sistema consulta a API do ViaCEP de forma assíncrona, preenche Logradouro, Bairro, Cidade e Estado.</w:t>
                </w:r>
              </w:p>
              <w:p w14:paraId="2390E968" w14:textId="04D41105" w:rsidR="00730C3F" w:rsidRDefault="00730C3F" w:rsidP="00730C3F">
                <w:pPr>
                  <w:pStyle w:val="PargrafodaLista"/>
                  <w:numPr>
                    <w:ilvl w:val="0"/>
                    <w:numId w:val="8"/>
                  </w:numPr>
                </w:pPr>
                <w:r>
                  <w:t>O Usuário preenche o Número e salva os dados com sucesso.</w:t>
                </w:r>
              </w:p>
              <w:p w14:paraId="682F4716" w14:textId="5FC51617" w:rsidR="00730C3F" w:rsidRDefault="00730C3F" w:rsidP="00730C3F">
                <w:pPr>
                  <w:pStyle w:val="PargrafodaLista"/>
                  <w:numPr>
                    <w:ilvl w:val="0"/>
                    <w:numId w:val="8"/>
                  </w:numPr>
                </w:pPr>
                <w:r>
                  <w:t>Também será possível alterar informações de profissionais cadastradas.</w:t>
                </w:r>
              </w:p>
            </w:tc>
          </w:tr>
          <w:tr w:rsidR="00730C3F" w14:paraId="70B8CB68" w14:textId="77777777" w:rsidTr="00730C3F">
            <w:tc>
              <w:tcPr>
                <w:tcW w:w="9778" w:type="dxa"/>
              </w:tcPr>
              <w:p w14:paraId="07C376FF" w14:textId="2DFE35B5" w:rsidR="00730C3F" w:rsidRDefault="00730C3F" w:rsidP="00730C3F">
                <w:r>
                  <w:t xml:space="preserve">Fluxo Alternativo: No passo 3, se o ViaCEP não encontrar o CEP ou estiver fora do ar, o sistema emite um alerta e desbloqueia os campos de endereço. O usuário preenche rua e bairro manualmente e o cadastro é finalizado com sucesso. </w:t>
                </w:r>
              </w:p>
            </w:tc>
          </w:tr>
          <w:tr w:rsidR="00730C3F" w14:paraId="156447FC" w14:textId="77777777" w:rsidTr="00730C3F">
            <w:tc>
              <w:tcPr>
                <w:tcW w:w="9778" w:type="dxa"/>
              </w:tcPr>
              <w:p w14:paraId="7C604C83" w14:textId="7280BB34" w:rsidR="00730C3F" w:rsidRDefault="00730C3F" w:rsidP="00730C3F">
                <w:r>
                  <w:t>Fluxo de Exceção: Se o usuário tentar salvar sem informa</w:t>
                </w:r>
                <w:r w:rsidR="00E55DF9">
                  <w:t>r</w:t>
                </w:r>
                <w:r>
                  <w:t xml:space="preserve"> o Nome do Profissional ou a Especialidade, o sistema impede a submissão e destaca os campos em vermelho.</w:t>
                </w:r>
              </w:p>
            </w:tc>
          </w:tr>
          <w:tr w:rsidR="00730C3F" w14:paraId="4A081143" w14:textId="77777777" w:rsidTr="00730C3F">
            <w:tc>
              <w:tcPr>
                <w:tcW w:w="9778" w:type="dxa"/>
              </w:tcPr>
              <w:p w14:paraId="432A54E8" w14:textId="6EC76495" w:rsidR="00730C3F" w:rsidRDefault="00730C3F" w:rsidP="00103854">
                <w:pPr>
                  <w:keepNext/>
                </w:pPr>
                <w:r>
                  <w:lastRenderedPageBreak/>
                  <w:t xml:space="preserve"> Teste: Testar se sem conexão com a intern</w:t>
                </w:r>
                <w:r w:rsidR="00E55DF9">
                  <w:t>et</w:t>
                </w:r>
                <w:r>
                  <w:t xml:space="preserve"> o sistema libera a digitação manual do endereço.</w:t>
                </w:r>
              </w:p>
            </w:tc>
          </w:tr>
        </w:tbl>
        <w:p w14:paraId="185F513A" w14:textId="7C748F27" w:rsidR="007F2E74" w:rsidRDefault="00103854" w:rsidP="00EC2F2B">
          <w:pPr>
            <w:pStyle w:val="Legenda"/>
          </w:pPr>
          <w:bookmarkStart w:id="79" w:name="_Toc224283074"/>
          <w:r>
            <w:t xml:space="preserve">Tabela </w:t>
          </w:r>
          <w:r>
            <w:fldChar w:fldCharType="begin"/>
          </w:r>
          <w:r>
            <w:instrText xml:space="preserve"> SEQ Tabela \* ARABIC </w:instrText>
          </w:r>
          <w:r>
            <w:fldChar w:fldCharType="separate"/>
          </w:r>
          <w:r w:rsidR="00A05265">
            <w:rPr>
              <w:noProof/>
            </w:rPr>
            <w:t>5</w:t>
          </w:r>
          <w:r>
            <w:fldChar w:fldCharType="end"/>
          </w:r>
          <w:r>
            <w:t>: UC02 – Cadastrar Profissional de Saúde</w:t>
          </w:r>
          <w:bookmarkEnd w:id="79"/>
        </w:p>
        <w:p w14:paraId="123ED57F" w14:textId="77777777" w:rsidR="00103854" w:rsidRPr="00103854" w:rsidRDefault="00103854" w:rsidP="00103854"/>
        <w:p w14:paraId="127AE5E0" w14:textId="171ED747" w:rsidR="00730C3F" w:rsidRDefault="00730C3F" w:rsidP="00730C3F">
          <w:r>
            <w:t>3.8.3 UC03 –</w:t>
          </w:r>
          <w:r w:rsidR="00E55DF9">
            <w:t xml:space="preserve"> Marcar Nova</w:t>
          </w:r>
          <w:r>
            <w:t xml:space="preserve"> Consulta</w:t>
          </w:r>
        </w:p>
        <w:tbl>
          <w:tblPr>
            <w:tblStyle w:val="Tabelacomgrade"/>
            <w:tblW w:w="0" w:type="auto"/>
            <w:tblInd w:w="-5" w:type="dxa"/>
            <w:tblLook w:val="04A0" w:firstRow="1" w:lastRow="0" w:firstColumn="1" w:lastColumn="0" w:noHBand="0" w:noVBand="1"/>
          </w:tblPr>
          <w:tblGrid>
            <w:gridCol w:w="9633"/>
          </w:tblGrid>
          <w:tr w:rsidR="00730C3F" w14:paraId="1E432A8B" w14:textId="77777777" w:rsidTr="00A05265">
            <w:tc>
              <w:tcPr>
                <w:tcW w:w="9633" w:type="dxa"/>
              </w:tcPr>
              <w:p w14:paraId="100B5832" w14:textId="738E1A55" w:rsidR="00730C3F" w:rsidRDefault="00730C3F" w:rsidP="00C44F11">
                <w:r>
                  <w:t>Ator Principal: Usuário Autenticado.</w:t>
                </w:r>
              </w:p>
            </w:tc>
          </w:tr>
          <w:tr w:rsidR="00730C3F" w14:paraId="1EF74954" w14:textId="77777777" w:rsidTr="00A05265">
            <w:tc>
              <w:tcPr>
                <w:tcW w:w="9633" w:type="dxa"/>
              </w:tcPr>
              <w:p w14:paraId="11C3C8B4" w14:textId="1960E483" w:rsidR="00730C3F" w:rsidRDefault="00730C3F" w:rsidP="00C44F11">
                <w:r>
                  <w:t xml:space="preserve">Pré-Condição: </w:t>
                </w:r>
                <w:r w:rsidR="00E55DF9">
                  <w:t>Existência prévia de pelo menos um Paciente e um Profissional cadastrados.</w:t>
                </w:r>
              </w:p>
            </w:tc>
          </w:tr>
          <w:tr w:rsidR="00730C3F" w14:paraId="10F46205" w14:textId="77777777" w:rsidTr="00A05265">
            <w:tc>
              <w:tcPr>
                <w:tcW w:w="9633" w:type="dxa"/>
              </w:tcPr>
              <w:p w14:paraId="60634C06" w14:textId="77777777" w:rsidR="00730C3F" w:rsidRDefault="00730C3F" w:rsidP="00730C3F">
                <w:r>
                  <w:t>Fluxo Principal:</w:t>
                </w:r>
              </w:p>
              <w:p w14:paraId="5C687977" w14:textId="77777777" w:rsidR="00730C3F" w:rsidRDefault="00730C3F" w:rsidP="00730C3F">
                <w:pPr>
                  <w:pStyle w:val="PargrafodaLista"/>
                  <w:numPr>
                    <w:ilvl w:val="0"/>
                    <w:numId w:val="9"/>
                  </w:numPr>
                </w:pPr>
                <w:r>
                  <w:t>O usuário seleciona o Paciente, entra no seu perfil, seleciona “Agendar Consulta” e preenche os formulários, cadastra o profissional, data, hora de início</w:t>
                </w:r>
              </w:p>
              <w:p w14:paraId="2F08AAAA" w14:textId="77777777" w:rsidR="00730C3F" w:rsidRDefault="00730C3F" w:rsidP="00730C3F">
                <w:pPr>
                  <w:pStyle w:val="PargrafodaLista"/>
                  <w:numPr>
                    <w:ilvl w:val="0"/>
                    <w:numId w:val="9"/>
                  </w:numPr>
                </w:pPr>
                <w:r>
                  <w:t>O Usuário seleciona a opção “Sincronizar com Google Calendar”.</w:t>
                </w:r>
              </w:p>
              <w:p w14:paraId="0FC4EE3D" w14:textId="56D64C21" w:rsidR="00730C3F" w:rsidRDefault="00E55DF9" w:rsidP="00C44F11">
                <w:pPr>
                  <w:pStyle w:val="PargrafodaLista"/>
                  <w:numPr>
                    <w:ilvl w:val="0"/>
                    <w:numId w:val="9"/>
                  </w:numPr>
                </w:pPr>
                <w:r>
                  <w:t>O Sistema persiste a consulta no banco local, consome a API do Google via OAuth2, cria o evento na agenda externa e salva o ID gerado (</w:t>
                </w:r>
                <w:r w:rsidRPr="00E55DF9">
                  <w:rPr>
                    <w:rStyle w:val="CdigoHTML"/>
                    <w:rFonts w:ascii="Arial" w:eastAsiaTheme="majorEastAsia" w:hAnsi="Arial" w:cs="Arial"/>
                    <w:sz w:val="24"/>
                    <w:szCs w:val="24"/>
                  </w:rPr>
                  <w:t>google_event_id</w:t>
                </w:r>
                <w:r>
                  <w:t>).</w:t>
                </w:r>
              </w:p>
            </w:tc>
          </w:tr>
          <w:tr w:rsidR="00730C3F" w14:paraId="49645B1D" w14:textId="77777777" w:rsidTr="00A05265">
            <w:tc>
              <w:tcPr>
                <w:tcW w:w="9633" w:type="dxa"/>
              </w:tcPr>
              <w:p w14:paraId="0A6114B7" w14:textId="7C81B250" w:rsidR="00730C3F" w:rsidRDefault="00730C3F" w:rsidP="00C44F11">
                <w:r>
                  <w:t>Fluxo Alternativo: No Passo 2, o usuário opta por não selecionar a sincronização com o Google Calendar. O sistema salva a consulta apenas no banco de dados local e finaliza a operação com sucesso, sem acionar a API externa.</w:t>
                </w:r>
              </w:p>
            </w:tc>
          </w:tr>
          <w:tr w:rsidR="00730C3F" w14:paraId="1BC91A24" w14:textId="77777777" w:rsidTr="00A05265">
            <w:tc>
              <w:tcPr>
                <w:tcW w:w="9633" w:type="dxa"/>
              </w:tcPr>
              <w:p w14:paraId="2A084EF0" w14:textId="2CD0C0AF" w:rsidR="00730C3F" w:rsidRDefault="00730C3F" w:rsidP="00C44F11">
                <w:r>
                  <w:t>Fluxo de Exceção: Se já houver uma consulta para o mesmo paciente no mesmo horário, o sistema bloqueia o cadastro e avisa sobre o choque de agendas.</w:t>
                </w:r>
              </w:p>
            </w:tc>
          </w:tr>
          <w:tr w:rsidR="00730C3F" w14:paraId="527E372D" w14:textId="77777777" w:rsidTr="00A05265">
            <w:tc>
              <w:tcPr>
                <w:tcW w:w="9633" w:type="dxa"/>
              </w:tcPr>
              <w:p w14:paraId="0CFC9F76" w14:textId="765EC1A3" w:rsidR="00730C3F" w:rsidRDefault="00730C3F" w:rsidP="00103854">
                <w:pPr>
                  <w:keepNext/>
                </w:pPr>
                <w:r>
                  <w:t>Teste: Verificar se consultas criadas com o Google Calendar desmarcado geram o registro no banco local com o campo google_event_id nulo.</w:t>
                </w:r>
              </w:p>
            </w:tc>
          </w:tr>
        </w:tbl>
        <w:p w14:paraId="23ECD51B" w14:textId="64CB5747" w:rsidR="007F2E74" w:rsidRDefault="00103854" w:rsidP="00EC2F2B">
          <w:pPr>
            <w:pStyle w:val="Legenda"/>
          </w:pPr>
          <w:bookmarkStart w:id="80" w:name="_Toc224283075"/>
          <w:r>
            <w:t xml:space="preserve">Tabela </w:t>
          </w:r>
          <w:r>
            <w:fldChar w:fldCharType="begin"/>
          </w:r>
          <w:r>
            <w:instrText xml:space="preserve"> SEQ Tabela \* ARABIC </w:instrText>
          </w:r>
          <w:r>
            <w:fldChar w:fldCharType="separate"/>
          </w:r>
          <w:r w:rsidR="00A05265">
            <w:rPr>
              <w:noProof/>
            </w:rPr>
            <w:t>6</w:t>
          </w:r>
          <w:r>
            <w:fldChar w:fldCharType="end"/>
          </w:r>
          <w:r>
            <w:t>: UC03 – Marcar Nova Consulta</w:t>
          </w:r>
          <w:bookmarkEnd w:id="80"/>
        </w:p>
        <w:p w14:paraId="67E0249E" w14:textId="77777777" w:rsidR="008F268E" w:rsidRPr="008F268E" w:rsidRDefault="008F268E" w:rsidP="008F268E"/>
        <w:p w14:paraId="21BC9FFD" w14:textId="599D0A9E" w:rsidR="00730C3F" w:rsidRDefault="005A3D2A" w:rsidP="005A3D2A">
          <w:r>
            <w:t xml:space="preserve">3.8.4 </w:t>
          </w:r>
          <w:r w:rsidR="00E55DF9">
            <w:t>UC04 – Reagendar, Cancelar ou Arquivar Consulta</w:t>
          </w:r>
        </w:p>
        <w:tbl>
          <w:tblPr>
            <w:tblStyle w:val="Tabelacomgrade"/>
            <w:tblW w:w="0" w:type="auto"/>
            <w:tblLook w:val="04A0" w:firstRow="1" w:lastRow="0" w:firstColumn="1" w:lastColumn="0" w:noHBand="0" w:noVBand="1"/>
          </w:tblPr>
          <w:tblGrid>
            <w:gridCol w:w="9628"/>
          </w:tblGrid>
          <w:tr w:rsidR="00E55DF9" w14:paraId="00CBE812" w14:textId="77777777" w:rsidTr="00E55DF9">
            <w:tc>
              <w:tcPr>
                <w:tcW w:w="9778" w:type="dxa"/>
              </w:tcPr>
              <w:p w14:paraId="1F8D0A2B" w14:textId="30E383F6" w:rsidR="00E55DF9" w:rsidRDefault="00E55DF9" w:rsidP="00E55DF9">
                <w:r>
                  <w:rPr>
                    <w:b/>
                    <w:bCs/>
                  </w:rPr>
                  <w:t>Ator Principal:</w:t>
                </w:r>
                <w:r>
                  <w:t xml:space="preserve"> Usuário Autenticado.</w:t>
                </w:r>
              </w:p>
            </w:tc>
          </w:tr>
          <w:tr w:rsidR="00E55DF9" w14:paraId="797E5464" w14:textId="77777777" w:rsidTr="00E55DF9">
            <w:tc>
              <w:tcPr>
                <w:tcW w:w="9778" w:type="dxa"/>
              </w:tcPr>
              <w:p w14:paraId="2992A2DA" w14:textId="050E4C3B" w:rsidR="00E55DF9" w:rsidRDefault="00E55DF9" w:rsidP="00E55DF9">
                <w:r>
                  <w:rPr>
                    <w:b/>
                    <w:bCs/>
                  </w:rPr>
                  <w:lastRenderedPageBreak/>
                  <w:t>Pré-condição:</w:t>
                </w:r>
                <w:r>
                  <w:t xml:space="preserve"> Existência de uma consulta cadastrada na plataforma.</w:t>
                </w:r>
              </w:p>
            </w:tc>
          </w:tr>
          <w:tr w:rsidR="00E55DF9" w14:paraId="71984FA6" w14:textId="77777777" w:rsidTr="00E55DF9">
            <w:tc>
              <w:tcPr>
                <w:tcW w:w="9778" w:type="dxa"/>
              </w:tcPr>
              <w:p w14:paraId="4193F4B6" w14:textId="77777777" w:rsidR="00E55DF9" w:rsidRPr="00E55DF9" w:rsidRDefault="00E55DF9" w:rsidP="00E55DF9">
                <w:p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b/>
                    <w:bCs/>
                    <w:szCs w:val="24"/>
                    <w:lang w:eastAsia="pt-BR"/>
                  </w:rPr>
                  <w:t>Fluxo Principal (Reagendamento):</w:t>
                </w:r>
              </w:p>
              <w:p w14:paraId="641FC022" w14:textId="77777777" w:rsidR="00E55DF9" w:rsidRPr="00E55DF9"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t>O Usuário seleciona uma consulta "Agendada" e clica em "Reagendar".</w:t>
                </w:r>
              </w:p>
              <w:p w14:paraId="7E788BCE" w14:textId="2D413049" w:rsidR="00E55DF9" w:rsidRPr="00A76C01"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t xml:space="preserve">Informa as novas datas/horários e salva. O Sistema altera o </w:t>
                </w:r>
                <w:r w:rsidRPr="00E55DF9">
                  <w:rPr>
                    <w:rFonts w:eastAsia="Times New Roman" w:cs="Arial"/>
                    <w:i/>
                    <w:iCs/>
                    <w:szCs w:val="24"/>
                    <w:lang w:eastAsia="pt-BR"/>
                  </w:rPr>
                  <w:t>status</w:t>
                </w:r>
                <w:r w:rsidRPr="00E55DF9">
                  <w:rPr>
                    <w:rFonts w:eastAsia="Times New Roman" w:cs="Arial"/>
                    <w:szCs w:val="24"/>
                    <w:lang w:eastAsia="pt-BR"/>
                  </w:rPr>
                  <w:t xml:space="preserve"> para "Reagendado" e atualiza o evento na API do Google Calendar.</w:t>
                </w:r>
              </w:p>
            </w:tc>
          </w:tr>
          <w:tr w:rsidR="00A76C01" w14:paraId="1F2BE981" w14:textId="77777777" w:rsidTr="00E55DF9">
            <w:tc>
              <w:tcPr>
                <w:tcW w:w="9778" w:type="dxa"/>
              </w:tcPr>
              <w:p w14:paraId="72A9C503" w14:textId="77777777" w:rsidR="00A76C01" w:rsidRDefault="00A76C01" w:rsidP="00A76C01">
                <w:r>
                  <w:rPr>
                    <w:b/>
                    <w:bCs/>
                  </w:rPr>
                  <w:t>Fluxo Alternativo 1 (Cancelamento):</w:t>
                </w:r>
                <w:r>
                  <w:t xml:space="preserve"> O usuário clica em "Cancelar". O sistema solicita confirmação, altera o </w:t>
                </w:r>
                <w:r>
                  <w:rPr>
                    <w:i/>
                    <w:iCs/>
                  </w:rPr>
                  <w:t>status</w:t>
                </w:r>
                <w:r>
                  <w:t xml:space="preserve"> para "Cancelado" e aciona a API externa para remover o evento da agenda do celular.</w:t>
                </w:r>
              </w:p>
              <w:p w14:paraId="6B14FC9C" w14:textId="75F80B68" w:rsidR="00A76C01" w:rsidRPr="00E55DF9" w:rsidRDefault="00A76C01" w:rsidP="005B1C6B">
                <w:pPr>
                  <w:suppressAutoHyphens w:val="0"/>
                  <w:spacing w:before="100" w:beforeAutospacing="1" w:after="100" w:afterAutospacing="1"/>
                  <w:jc w:val="left"/>
                  <w:rPr>
                    <w:rFonts w:eastAsia="Times New Roman" w:cs="Arial"/>
                    <w:b/>
                    <w:bCs/>
                    <w:szCs w:val="24"/>
                    <w:lang w:eastAsia="pt-BR"/>
                  </w:rPr>
                  <w:pPrChange w:id="81" w:author="Douglas Cunha" w:date="2026-03-30T16:09:00Z" w16du:dateUtc="2026-03-30T19:09:00Z">
                    <w:pPr>
                      <w:suppressAutoHyphens w:val="0"/>
                      <w:spacing w:before="100" w:beforeAutospacing="1" w:after="100" w:afterAutospacing="1" w:line="240" w:lineRule="auto"/>
                      <w:jc w:val="left"/>
                    </w:pPr>
                  </w:pPrChange>
                </w:pPr>
                <w:r w:rsidRPr="00E55DF9">
                  <w:rPr>
                    <w:rFonts w:cs="Arial"/>
                    <w:b/>
                    <w:bCs/>
                    <w:szCs w:val="24"/>
                  </w:rPr>
                  <w:t>Fluxo Alternativo 2 (Arquivamento):</w:t>
                </w:r>
                <w:r w:rsidRPr="00E55DF9">
                  <w:rPr>
                    <w:rFonts w:cs="Arial"/>
                    <w:szCs w:val="24"/>
                  </w:rPr>
                  <w:t xml:space="preserve"> Na listagem de consultas (Dashboard), o Usuário seleciona uma consulta com </w:t>
                </w:r>
                <w:r w:rsidRPr="00E55DF9">
                  <w:rPr>
                    <w:rFonts w:cs="Arial"/>
                    <w:i/>
                    <w:iCs/>
                    <w:szCs w:val="24"/>
                  </w:rPr>
                  <w:t>status</w:t>
                </w:r>
                <w:r w:rsidRPr="00E55DF9">
                  <w:rPr>
                    <w:rFonts w:cs="Arial"/>
                    <w:szCs w:val="24"/>
                  </w:rPr>
                  <w:t xml:space="preserve"> "Finalizado" ou "Cancelado" e clica em "Arquivar". O Sistema altera o atributo </w:t>
                </w:r>
                <w:r w:rsidRPr="00E55DF9">
                  <w:rPr>
                    <w:rStyle w:val="CdigoHTML"/>
                    <w:rFonts w:ascii="Arial" w:eastAsiaTheme="majorEastAsia" w:hAnsi="Arial" w:cs="Arial"/>
                    <w:sz w:val="24"/>
                    <w:szCs w:val="24"/>
                  </w:rPr>
                  <w:t>arquivado</w:t>
                </w:r>
                <w:r w:rsidRPr="00E55DF9">
                  <w:rPr>
                    <w:rFonts w:cs="Arial"/>
                    <w:szCs w:val="24"/>
                  </w:rPr>
                  <w:t xml:space="preserve"> para </w:t>
                </w:r>
                <w:r w:rsidRPr="00E55DF9">
                  <w:rPr>
                    <w:rFonts w:cs="Arial"/>
                    <w:i/>
                    <w:iCs/>
                    <w:szCs w:val="24"/>
                  </w:rPr>
                  <w:t>true</w:t>
                </w:r>
                <w:r w:rsidRPr="00E55DF9">
                  <w:rPr>
                    <w:rFonts w:cs="Arial"/>
                    <w:szCs w:val="24"/>
                  </w:rPr>
                  <w:t xml:space="preserve"> e oculta o card da visão principal.</w:t>
                </w:r>
              </w:p>
            </w:tc>
          </w:tr>
          <w:tr w:rsidR="00E55DF9" w14:paraId="2A8D39AA" w14:textId="77777777" w:rsidTr="00E55DF9">
            <w:tc>
              <w:tcPr>
                <w:tcW w:w="9778" w:type="dxa"/>
              </w:tcPr>
              <w:p w14:paraId="7B349035" w14:textId="22D51F3E" w:rsidR="00E55DF9" w:rsidRDefault="00E55DF9" w:rsidP="00E55DF9">
                <w:r>
                  <w:rPr>
                    <w:b/>
                    <w:bCs/>
                  </w:rPr>
                  <w:t>Fluxo de Exceção:</w:t>
                </w:r>
                <w:r>
                  <w:t xml:space="preserve"> O sistema impede que o usuário cancele ou reagende uma consulta que já esteja com o </w:t>
                </w:r>
                <w:r>
                  <w:rPr>
                    <w:i/>
                    <w:iCs/>
                  </w:rPr>
                  <w:t>status</w:t>
                </w:r>
                <w:r>
                  <w:t xml:space="preserve"> "Finalizado", desabilitando os botões na interface.</w:t>
                </w:r>
              </w:p>
            </w:tc>
          </w:tr>
          <w:tr w:rsidR="00E55DF9" w14:paraId="5AC32DFA" w14:textId="77777777" w:rsidTr="00E55DF9">
            <w:tc>
              <w:tcPr>
                <w:tcW w:w="9778" w:type="dxa"/>
              </w:tcPr>
              <w:p w14:paraId="06EA04B4" w14:textId="1D69CFC1" w:rsidR="00E55DF9" w:rsidRDefault="00E55DF9" w:rsidP="00A05265">
                <w:pPr>
                  <w:keepNext/>
                </w:pPr>
                <w:r>
                  <w:rPr>
                    <w:b/>
                    <w:bCs/>
                  </w:rPr>
                  <w:t>Teste 1:</w:t>
                </w:r>
                <w:r>
                  <w:t xml:space="preserve"> Executar um cancelamento via interface e consultar a base de dados via SQL para comprovar que o registro (linha) ainda existe, atestando a integridade da auditoria.</w:t>
                </w:r>
              </w:p>
            </w:tc>
          </w:tr>
        </w:tbl>
        <w:p w14:paraId="57F3DE3A" w14:textId="1CE9BBD5" w:rsidR="007F2E74" w:rsidRDefault="00A05265" w:rsidP="00EC2F2B">
          <w:pPr>
            <w:pStyle w:val="Legenda"/>
          </w:pPr>
          <w:bookmarkStart w:id="82" w:name="_Toc224283076"/>
          <w:r>
            <w:t xml:space="preserve">Tabela </w:t>
          </w:r>
          <w:r>
            <w:fldChar w:fldCharType="begin"/>
          </w:r>
          <w:r>
            <w:instrText xml:space="preserve"> SEQ Tabela \* ARABIC </w:instrText>
          </w:r>
          <w:r>
            <w:fldChar w:fldCharType="separate"/>
          </w:r>
          <w:r>
            <w:rPr>
              <w:noProof/>
            </w:rPr>
            <w:t>7</w:t>
          </w:r>
          <w:r>
            <w:fldChar w:fldCharType="end"/>
          </w:r>
          <w:r>
            <w:t>: UC04 – Reagendar, Cancelar ou Arquivar Consulta</w:t>
          </w:r>
          <w:bookmarkEnd w:id="82"/>
        </w:p>
        <w:p w14:paraId="4DD7AC93" w14:textId="77777777" w:rsidR="008F268E" w:rsidRPr="008F268E" w:rsidRDefault="008F268E" w:rsidP="008F268E"/>
        <w:p w14:paraId="7B4ADC6F" w14:textId="33CEBC8E" w:rsidR="00A76C01" w:rsidRDefault="00A76C01" w:rsidP="00A76C01">
          <w:r>
            <w:t>3.8.5. UC05 Gerenciar Documentos Clínicos (Diagnósticos, Receitas e Exames)</w:t>
          </w:r>
        </w:p>
        <w:tbl>
          <w:tblPr>
            <w:tblStyle w:val="Tabelacomgrade"/>
            <w:tblW w:w="0" w:type="auto"/>
            <w:tblLook w:val="04A0" w:firstRow="1" w:lastRow="0" w:firstColumn="1" w:lastColumn="0" w:noHBand="0" w:noVBand="1"/>
          </w:tblPr>
          <w:tblGrid>
            <w:gridCol w:w="9628"/>
          </w:tblGrid>
          <w:tr w:rsidR="00A76C01" w14:paraId="203F79A4" w14:textId="77777777" w:rsidTr="00A76C01">
            <w:tc>
              <w:tcPr>
                <w:tcW w:w="9778" w:type="dxa"/>
              </w:tcPr>
              <w:p w14:paraId="6D5CE80F" w14:textId="6905B32E" w:rsidR="00A76C01" w:rsidRDefault="00A76C01" w:rsidP="00A76C01">
                <w:r>
                  <w:rPr>
                    <w:b/>
                    <w:bCs/>
                  </w:rPr>
                  <w:t>Ator Principal:</w:t>
                </w:r>
                <w:r>
                  <w:t xml:space="preserve"> Usuário Autenticado.</w:t>
                </w:r>
              </w:p>
            </w:tc>
          </w:tr>
          <w:tr w:rsidR="00A76C01" w14:paraId="7A060070" w14:textId="77777777" w:rsidTr="00A76C01">
            <w:tc>
              <w:tcPr>
                <w:tcW w:w="9778" w:type="dxa"/>
              </w:tcPr>
              <w:p w14:paraId="3E2A5B86" w14:textId="724FE6E4" w:rsidR="00A76C01" w:rsidRDefault="00A76C01" w:rsidP="00A76C01">
                <w:r>
                  <w:rPr>
                    <w:b/>
                    <w:bCs/>
                  </w:rPr>
                  <w:t>Pré-condição:</w:t>
                </w:r>
                <w:r>
                  <w:t xml:space="preserve"> Acesso ao detalhamento de uma consulta com </w:t>
                </w:r>
                <w:r>
                  <w:rPr>
                    <w:i/>
                    <w:iCs/>
                  </w:rPr>
                  <w:t>status</w:t>
                </w:r>
                <w:r>
                  <w:t xml:space="preserve"> "Finalizado" ou "Em Andamento".</w:t>
                </w:r>
              </w:p>
            </w:tc>
          </w:tr>
          <w:tr w:rsidR="00A76C01" w14:paraId="1CA8ED1D" w14:textId="77777777" w:rsidTr="00A76C01">
            <w:tc>
              <w:tcPr>
                <w:tcW w:w="9778" w:type="dxa"/>
              </w:tcPr>
              <w:p w14:paraId="0AFA6415"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42DE34AC"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seleciona o tipo de registro (Diagnóstico, Exame ou Receita).</w:t>
                </w:r>
              </w:p>
              <w:p w14:paraId="6197896B"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e sinaliza condições críticas (ex: marcando um diagnóstico como "Crônico" ou medicamento como "Uso Contínuo").</w:t>
                </w:r>
              </w:p>
              <w:p w14:paraId="0D7FAD09"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Usuário realiza o </w:t>
                </w:r>
                <w:r w:rsidRPr="00A76C01">
                  <w:rPr>
                    <w:rFonts w:eastAsia="Times New Roman" w:cs="Arial"/>
                    <w:i/>
                    <w:iCs/>
                    <w:szCs w:val="24"/>
                    <w:lang w:eastAsia="pt-BR"/>
                  </w:rPr>
                  <w:t>upload</w:t>
                </w:r>
                <w:r w:rsidRPr="00A76C01">
                  <w:rPr>
                    <w:rFonts w:eastAsia="Times New Roman" w:cs="Arial"/>
                    <w:szCs w:val="24"/>
                    <w:lang w:eastAsia="pt-BR"/>
                  </w:rPr>
                  <w:t xml:space="preserve"> de um arquivo anexo (PDF ou imagem).</w:t>
                </w:r>
              </w:p>
              <w:p w14:paraId="534BC3F2" w14:textId="315437BF"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Sistema converte o arquivo para </w:t>
                </w:r>
                <w:r w:rsidRPr="00A76C01">
                  <w:rPr>
                    <w:rFonts w:eastAsia="Times New Roman" w:cs="Arial"/>
                    <w:i/>
                    <w:iCs/>
                    <w:szCs w:val="24"/>
                    <w:lang w:eastAsia="pt-BR"/>
                  </w:rPr>
                  <w:t>Base64</w:t>
                </w:r>
                <w:r w:rsidRPr="00A76C01">
                  <w:rPr>
                    <w:rFonts w:eastAsia="Times New Roman" w:cs="Arial"/>
                    <w:szCs w:val="24"/>
                    <w:lang w:eastAsia="pt-BR"/>
                  </w:rPr>
                  <w:t xml:space="preserve"> e persiste os dados atrelados à consulta.</w:t>
                </w:r>
              </w:p>
            </w:tc>
          </w:tr>
          <w:tr w:rsidR="00A76C01" w14:paraId="04200491" w14:textId="77777777" w:rsidTr="00A76C01">
            <w:tc>
              <w:tcPr>
                <w:tcW w:w="9778" w:type="dxa"/>
              </w:tcPr>
              <w:p w14:paraId="179D2EFB" w14:textId="57C3E69B" w:rsidR="00A76C01" w:rsidRDefault="00A76C01" w:rsidP="00A76C01">
                <w:r>
                  <w:rPr>
                    <w:b/>
                    <w:bCs/>
                  </w:rPr>
                  <w:lastRenderedPageBreak/>
                  <w:t>Fluxo Alternativo (Registro sem Anexo):</w:t>
                </w:r>
                <w:r>
                  <w:t xml:space="preserve"> O usuário preenche os dados textuais, mas no caso de ser uma Receita, decide não fazer o </w:t>
                </w:r>
                <w:r>
                  <w:rPr>
                    <w:i/>
                    <w:iCs/>
                  </w:rPr>
                  <w:t>upload</w:t>
                </w:r>
                <w:r>
                  <w:t xml:space="preserve"> de arquivo físico. O sistema salva as orientações normalmente no banco de dados.</w:t>
                </w:r>
              </w:p>
            </w:tc>
          </w:tr>
          <w:tr w:rsidR="00A76C01" w14:paraId="6D47F7A0" w14:textId="77777777" w:rsidTr="00A76C01">
            <w:tc>
              <w:tcPr>
                <w:tcW w:w="9778" w:type="dxa"/>
              </w:tcPr>
              <w:p w14:paraId="5B5BD6B0" w14:textId="290529A4" w:rsidR="00A76C01" w:rsidRDefault="00A76C01" w:rsidP="00A05265">
                <w:pPr>
                  <w:keepNext/>
                </w:pPr>
                <w:r>
                  <w:rPr>
                    <w:b/>
                    <w:bCs/>
                  </w:rPr>
                  <w:t>Teste 1:</w:t>
                </w:r>
                <w:r>
                  <w:t xml:space="preserve"> Garantir que marcadores de "Doença Crônica" salvos nesta etapa reflitam de forma automática e imediata no Módulo de Emergência.</w:t>
                </w:r>
              </w:p>
            </w:tc>
          </w:tr>
        </w:tbl>
        <w:p w14:paraId="6F6A6129" w14:textId="66046734" w:rsidR="00A05265" w:rsidRPr="008F268E" w:rsidRDefault="00A05265" w:rsidP="00EC2F2B">
          <w:pPr>
            <w:pStyle w:val="Legenda"/>
            <w:rPr>
              <w:rStyle w:val="citation-169"/>
            </w:rPr>
          </w:pPr>
          <w:bookmarkStart w:id="83" w:name="_Toc224283077"/>
          <w:r>
            <w:t xml:space="preserve">Tabela </w:t>
          </w:r>
          <w:r>
            <w:fldChar w:fldCharType="begin"/>
          </w:r>
          <w:r>
            <w:instrText xml:space="preserve"> SEQ Tabela \* ARABIC </w:instrText>
          </w:r>
          <w:r>
            <w:fldChar w:fldCharType="separate"/>
          </w:r>
          <w:r>
            <w:rPr>
              <w:noProof/>
            </w:rPr>
            <w:t>8</w:t>
          </w:r>
          <w:r>
            <w:fldChar w:fldCharType="end"/>
          </w:r>
          <w:r>
            <w:t>: UC05 – Gerenciar Documentos Clínicos</w:t>
          </w:r>
          <w:bookmarkEnd w:id="83"/>
        </w:p>
        <w:p w14:paraId="4738C253" w14:textId="77777777" w:rsidR="000E6242" w:rsidRDefault="000E6242" w:rsidP="00730C3F">
          <w:pPr>
            <w:rPr>
              <w:ins w:id="84" w:author="Douglas Cunha" w:date="2026-03-30T16:09:00Z" w16du:dateUtc="2026-03-30T19:09:00Z"/>
            </w:rPr>
          </w:pPr>
        </w:p>
        <w:p w14:paraId="62310624" w14:textId="3DAA3ED2" w:rsidR="00730C3F" w:rsidRDefault="00A76C01" w:rsidP="00730C3F">
          <w:r>
            <w:t>3.8.6. UC06 – Acessar Ficha via QR Code (Módulo de Emergência)</w:t>
          </w:r>
        </w:p>
        <w:tbl>
          <w:tblPr>
            <w:tblStyle w:val="Tabelacomgrade"/>
            <w:tblW w:w="0" w:type="auto"/>
            <w:tblLook w:val="04A0" w:firstRow="1" w:lastRow="0" w:firstColumn="1" w:lastColumn="0" w:noHBand="0" w:noVBand="1"/>
          </w:tblPr>
          <w:tblGrid>
            <w:gridCol w:w="9628"/>
          </w:tblGrid>
          <w:tr w:rsidR="00A76C01" w14:paraId="05422A02" w14:textId="77777777" w:rsidTr="00A76C01">
            <w:tc>
              <w:tcPr>
                <w:tcW w:w="9778" w:type="dxa"/>
              </w:tcPr>
              <w:p w14:paraId="0FDBFB3E" w14:textId="1623D7C1" w:rsidR="00A76C01" w:rsidRDefault="00A76C01" w:rsidP="00730C3F">
                <w:r>
                  <w:rPr>
                    <w:b/>
                    <w:bCs/>
                  </w:rPr>
                  <w:t>Ator Principal:</w:t>
                </w:r>
                <w:r>
                  <w:t xml:space="preserve"> Socorrista / Terceiro (Ator não autenticado).</w:t>
                </w:r>
              </w:p>
            </w:tc>
          </w:tr>
          <w:tr w:rsidR="00A76C01" w14:paraId="2BBB9266" w14:textId="77777777" w:rsidTr="00A76C01">
            <w:tc>
              <w:tcPr>
                <w:tcW w:w="9778" w:type="dxa"/>
              </w:tcPr>
              <w:p w14:paraId="56523B58" w14:textId="78689E20" w:rsidR="00A76C01" w:rsidRDefault="00A76C01" w:rsidP="00730C3F">
                <w:r>
                  <w:rPr>
                    <w:b/>
                    <w:bCs/>
                  </w:rPr>
                  <w:t>Pré-condição:</w:t>
                </w:r>
                <w:r>
                  <w:t xml:space="preserve"> Paciente possuir a "Ficha Emergencial Ativa" e um QR Code (UUID) gerado.</w:t>
                </w:r>
              </w:p>
            </w:tc>
          </w:tr>
          <w:tr w:rsidR="00A76C01" w14:paraId="5C97EBFF" w14:textId="77777777" w:rsidTr="00A76C01">
            <w:tc>
              <w:tcPr>
                <w:tcW w:w="9778" w:type="dxa"/>
              </w:tcPr>
              <w:p w14:paraId="5E2E735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370ADECA"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Socorrista escaneia o QR Code utilizando a câmera do dispositivo móvel.</w:t>
                </w:r>
              </w:p>
              <w:p w14:paraId="3711C898"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recebe o identificador, localiza o paciente e verifica a permissão de visibilidade.</w:t>
                </w:r>
              </w:p>
              <w:p w14:paraId="55EC12BE" w14:textId="09420B21" w:rsidR="00A76C01" w:rsidRPr="00A76C01" w:rsidRDefault="00A76C01" w:rsidP="00730C3F">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renderiza a Ficha Pública contendo estritamente: Tipo Sanguíneo, Alergias, Diagnósticos Crônicos e Uso Contínuo.</w:t>
                </w:r>
              </w:p>
            </w:tc>
          </w:tr>
          <w:tr w:rsidR="00A76C01" w14:paraId="4492AD4F" w14:textId="77777777" w:rsidTr="00A76C01">
            <w:tc>
              <w:tcPr>
                <w:tcW w:w="9778" w:type="dxa"/>
              </w:tcPr>
              <w:p w14:paraId="4B4581D5" w14:textId="32518701" w:rsidR="00A76C01" w:rsidRDefault="00A76C01" w:rsidP="00730C3F">
                <w:r>
                  <w:rPr>
                    <w:b/>
                    <w:bCs/>
                  </w:rPr>
                  <w:t>Fluxo Alternativo (Paciente sem histórico grave):</w:t>
                </w:r>
                <w:r>
                  <w:t xml:space="preserve"> O paciente autorizou a ficha, mas não possui comorbidades. O sistema carrega a rota com sucesso exibindo o Tipo Sanguíneo e a mensagem: "Nenhuma alergia ou condição severa relatada".</w:t>
                </w:r>
              </w:p>
            </w:tc>
          </w:tr>
          <w:tr w:rsidR="00A76C01" w14:paraId="4F367AA9" w14:textId="77777777" w:rsidTr="00A76C01">
            <w:tc>
              <w:tcPr>
                <w:tcW w:w="9778" w:type="dxa"/>
              </w:tcPr>
              <w:p w14:paraId="4A0F7CE0" w14:textId="3AC345A7" w:rsidR="00A76C01" w:rsidRDefault="00A76C01" w:rsidP="00730C3F">
                <w:r>
                  <w:rPr>
                    <w:b/>
                    <w:bCs/>
                  </w:rPr>
                  <w:t>Fluxo de Exceção (Permissão Revogada):</w:t>
                </w:r>
                <w:r>
                  <w:t xml:space="preserve"> O titular desativou a visibilidade pública no aplicativo. Ao escanear, o sistema bloqueia a rota e exibe "Acesso Negado" (Conformidade com a LGPD).</w:t>
                </w:r>
              </w:p>
            </w:tc>
          </w:tr>
          <w:tr w:rsidR="00A76C01" w14:paraId="203314C4" w14:textId="77777777" w:rsidTr="00A76C01">
            <w:tc>
              <w:tcPr>
                <w:tcW w:w="9778" w:type="dxa"/>
              </w:tcPr>
              <w:p w14:paraId="496E1BF3" w14:textId="115FDD2E" w:rsidR="00A76C01" w:rsidRDefault="00A76C01" w:rsidP="00A05265">
                <w:pPr>
                  <w:keepNext/>
                  <w:rPr>
                    <w:b/>
                    <w:bCs/>
                  </w:rPr>
                </w:pPr>
                <w:r>
                  <w:rPr>
                    <w:b/>
                    <w:bCs/>
                  </w:rPr>
                  <w:t>Teste 1:</w:t>
                </w:r>
                <w:r>
                  <w:t xml:space="preserve"> Inspecionar a rede (Network/Payload) durante a requisição pública para garantir que os dados das outras tabelas privadas (como preços de consultas ou exames não emergenciais) não estejam sendo trafegados de forma oculta.</w:t>
                </w:r>
              </w:p>
            </w:tc>
          </w:tr>
        </w:tbl>
        <w:p w14:paraId="4C34DB0A" w14:textId="51F833FF" w:rsidR="00A05265" w:rsidRDefault="00A05265" w:rsidP="00EC2F2B">
          <w:pPr>
            <w:pStyle w:val="Legenda"/>
          </w:pPr>
          <w:bookmarkStart w:id="85" w:name="_Toc224283078"/>
          <w:r>
            <w:t xml:space="preserve">Tabela </w:t>
          </w:r>
          <w:r>
            <w:fldChar w:fldCharType="begin"/>
          </w:r>
          <w:r>
            <w:instrText xml:space="preserve"> SEQ Tabela \* ARABIC </w:instrText>
          </w:r>
          <w:r>
            <w:fldChar w:fldCharType="separate"/>
          </w:r>
          <w:r>
            <w:rPr>
              <w:noProof/>
            </w:rPr>
            <w:t>9</w:t>
          </w:r>
          <w:r>
            <w:fldChar w:fldCharType="end"/>
          </w:r>
          <w:r>
            <w:t>: UC06 – Acessar Ficha via QR Code</w:t>
          </w:r>
          <w:bookmarkEnd w:id="85"/>
        </w:p>
        <w:p w14:paraId="39EF8C03" w14:textId="77777777" w:rsidR="008F268E" w:rsidRDefault="008F268E" w:rsidP="008F268E">
          <w:pPr>
            <w:rPr>
              <w:ins w:id="86" w:author="Douglas Cunha" w:date="2026-03-30T16:09:00Z" w16du:dateUtc="2026-03-30T19:09:00Z"/>
            </w:rPr>
          </w:pPr>
        </w:p>
        <w:p w14:paraId="58DB510E" w14:textId="77777777" w:rsidR="000E6242" w:rsidRPr="008F268E" w:rsidRDefault="000E6242" w:rsidP="008F268E"/>
        <w:p w14:paraId="6ACBFC36" w14:textId="1B398356" w:rsidR="00A76C01" w:rsidRDefault="00A76C01" w:rsidP="00A76C01">
          <w:r>
            <w:lastRenderedPageBreak/>
            <w:t>3.8.7. UC07 – Cadastrar e Gerenciar Perfil de Paciente (Meu Prontuário)</w:t>
          </w:r>
        </w:p>
        <w:tbl>
          <w:tblPr>
            <w:tblStyle w:val="Tabelacomgrade"/>
            <w:tblW w:w="0" w:type="auto"/>
            <w:tblLook w:val="04A0" w:firstRow="1" w:lastRow="0" w:firstColumn="1" w:lastColumn="0" w:noHBand="0" w:noVBand="1"/>
          </w:tblPr>
          <w:tblGrid>
            <w:gridCol w:w="9628"/>
          </w:tblGrid>
          <w:tr w:rsidR="00A76C01" w14:paraId="2E30E76C" w14:textId="77777777" w:rsidTr="00A76C01">
            <w:tc>
              <w:tcPr>
                <w:tcW w:w="9778" w:type="dxa"/>
              </w:tcPr>
              <w:p w14:paraId="0EA6C06E" w14:textId="3BD7599E" w:rsidR="00A76C01" w:rsidRDefault="00A76C01" w:rsidP="00A76C01">
                <w:r>
                  <w:rPr>
                    <w:b/>
                    <w:bCs/>
                  </w:rPr>
                  <w:t>Ator Principal:</w:t>
                </w:r>
                <w:r>
                  <w:t xml:space="preserve"> Usuário Autenticado.</w:t>
                </w:r>
              </w:p>
            </w:tc>
          </w:tr>
          <w:tr w:rsidR="00A76C01" w14:paraId="7827F982" w14:textId="77777777" w:rsidTr="00A76C01">
            <w:tc>
              <w:tcPr>
                <w:tcW w:w="9778" w:type="dxa"/>
              </w:tcPr>
              <w:p w14:paraId="252ADB33" w14:textId="712C4B21" w:rsidR="00A76C01" w:rsidRDefault="00A76C01" w:rsidP="00A76C01">
                <w:r>
                  <w:rPr>
                    <w:b/>
                    <w:bCs/>
                  </w:rPr>
                  <w:t>Pré-condição:</w:t>
                </w:r>
                <w:r>
                  <w:t xml:space="preserve"> O usuário deve estar logado no sistema.</w:t>
                </w:r>
              </w:p>
            </w:tc>
          </w:tr>
          <w:tr w:rsidR="00A76C01" w14:paraId="6763D4BA" w14:textId="77777777" w:rsidTr="00A76C01">
            <w:tc>
              <w:tcPr>
                <w:tcW w:w="9778" w:type="dxa"/>
              </w:tcPr>
              <w:p w14:paraId="1C1B5DC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 (Novo Cadastro):</w:t>
                </w:r>
              </w:p>
              <w:p w14:paraId="60E8780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acessa a tela "Meu Prontuário".</w:t>
                </w:r>
              </w:p>
              <w:p w14:paraId="51515FE3"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pessoais básicos (Nome e Data de Nascimento).</w:t>
                </w:r>
              </w:p>
              <w:p w14:paraId="39D85BE9"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informa se possui alergias (selecionando "Sim" ou "Não"). Em caso afirmativo, detalha o Tipo de Alergia e a Descrição.</w:t>
                </w:r>
              </w:p>
              <w:p w14:paraId="3C4AC852" w14:textId="587B461D"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Usuário clica no botão </w:t>
                </w:r>
                <w:del w:id="87" w:author="Douglas Cunha" w:date="2026-03-30T16:10:00Z" w16du:dateUtc="2026-03-30T19:10:00Z">
                  <w:r w:rsidRPr="00A76C01" w:rsidDel="000E6242">
                    <w:rPr>
                      <w:rFonts w:eastAsia="Times New Roman" w:cs="Arial"/>
                      <w:szCs w:val="24"/>
                      <w:lang w:eastAsia="pt-BR"/>
                    </w:rPr>
                    <w:delText xml:space="preserve">(toggle) </w:delText>
                  </w:r>
                </w:del>
                <w:r w:rsidRPr="00A76C01">
                  <w:rPr>
                    <w:rFonts w:eastAsia="Times New Roman" w:cs="Arial"/>
                    <w:szCs w:val="24"/>
                    <w:lang w:eastAsia="pt-BR"/>
                  </w:rPr>
                  <w:t>para "Habilitar Ficha de Emergência".</w:t>
                </w:r>
              </w:p>
              <w:p w14:paraId="1BF3C0FE"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clica em "Salvar".</w:t>
                </w:r>
              </w:p>
              <w:p w14:paraId="713F838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persiste os dados nas tabelas Paciente e Alergia.</w:t>
                </w:r>
              </w:p>
              <w:p w14:paraId="309BE318" w14:textId="4917F0EC" w:rsidR="00A76C01" w:rsidRPr="00A76C01" w:rsidRDefault="00A76C01" w:rsidP="00A76C01">
                <w:pPr>
                  <w:numPr>
                    <w:ilvl w:val="0"/>
                    <w:numId w:val="16"/>
                  </w:numPr>
                  <w:suppressAutoHyphens w:val="0"/>
                  <w:spacing w:before="100" w:beforeAutospacing="1" w:after="100" w:afterAutospacing="1" w:line="240" w:lineRule="auto"/>
                  <w:jc w:val="left"/>
                  <w:rPr>
                    <w:rFonts w:ascii="Times New Roman" w:eastAsia="Times New Roman" w:hAnsi="Times New Roman" w:cs="Times New Roman"/>
                    <w:szCs w:val="24"/>
                    <w:lang w:eastAsia="pt-BR"/>
                  </w:rPr>
                </w:pPr>
                <w:r w:rsidRPr="00A76C01">
                  <w:rPr>
                    <w:rFonts w:eastAsia="Times New Roman" w:cs="Arial"/>
                    <w:szCs w:val="24"/>
                    <w:lang w:eastAsia="pt-BR"/>
                  </w:rPr>
                  <w:t>O Sistema gera automaticamente um identificador único (UUID), cria o QR Code e o exibe na interface para o usuário.</w:t>
                </w:r>
              </w:p>
            </w:tc>
          </w:tr>
          <w:tr w:rsidR="00A76C01" w14:paraId="12EF838D" w14:textId="77777777" w:rsidTr="00A76C01">
            <w:tc>
              <w:tcPr>
                <w:tcW w:w="9778" w:type="dxa"/>
              </w:tcPr>
              <w:p w14:paraId="7BE4C892" w14:textId="6E0ED111" w:rsidR="00A76C01" w:rsidRDefault="006E6D32" w:rsidP="00A76C01">
                <w:r>
                  <w:rPr>
                    <w:b/>
                    <w:bCs/>
                  </w:rPr>
                  <w:t>Fluxo Alternativo (Edição de Perfil):</w:t>
                </w:r>
                <w:r>
                  <w:t xml:space="preserve"> O usuário acessa um perfil já existente. A tela é carregada com os dados e o QR Code já visíveis. O usuário altera alguma descrição e clica em salvar. O sistema apenas realiza o </w:t>
                </w:r>
                <w:r>
                  <w:rPr>
                    <w:i/>
                    <w:iCs/>
                  </w:rPr>
                  <w:t>Update</w:t>
                </w:r>
                <w:r>
                  <w:t xml:space="preserve"> no banco de dados, mantendo o mesmo QR Code (UUID) intacto.</w:t>
                </w:r>
              </w:p>
            </w:tc>
          </w:tr>
          <w:tr w:rsidR="00A76C01" w14:paraId="6A9784BB" w14:textId="77777777" w:rsidTr="00A76C01">
            <w:tc>
              <w:tcPr>
                <w:tcW w:w="9778" w:type="dxa"/>
              </w:tcPr>
              <w:p w14:paraId="09966B1A" w14:textId="66CD5ABF" w:rsidR="00A76C01" w:rsidRDefault="006E6D32" w:rsidP="00A76C01">
                <w:r>
                  <w:rPr>
                    <w:b/>
                    <w:bCs/>
                  </w:rPr>
                  <w:t>Fluxo de Exceção (Desabilitar Ficha Pública):</w:t>
                </w:r>
                <w:r>
                  <w:t xml:space="preserve"> O usuário desmarca a opção "Habilitar Ficha de Emergência" e salva. O sistema altera a </w:t>
                </w:r>
                <w:r>
                  <w:rPr>
                    <w:i/>
                    <w:iCs/>
                  </w:rPr>
                  <w:t>flag</w:t>
                </w:r>
                <w:r>
                  <w:t xml:space="preserve"> </w:t>
                </w:r>
                <w:r>
                  <w:rPr>
                    <w:rStyle w:val="CdigoHTML"/>
                    <w:rFonts w:eastAsiaTheme="majorEastAsia"/>
                  </w:rPr>
                  <w:t>ficha_emergencial_ativa</w:t>
                </w:r>
                <w:r>
                  <w:t xml:space="preserve"> para </w:t>
                </w:r>
                <w:r>
                  <w:rPr>
                    <w:i/>
                    <w:iCs/>
                  </w:rPr>
                  <w:t>false</w:t>
                </w:r>
                <w:r>
                  <w:t xml:space="preserve"> no banco de dados. O QR Code gerado anteriormente passa a retornar "Acesso Negado" caso seja escaneado por um socorrista.</w:t>
                </w:r>
              </w:p>
            </w:tc>
          </w:tr>
          <w:tr w:rsidR="006E6D32" w14:paraId="6EC4647A" w14:textId="77777777" w:rsidTr="00A76C01">
            <w:tc>
              <w:tcPr>
                <w:tcW w:w="9778" w:type="dxa"/>
              </w:tcPr>
              <w:p w14:paraId="1E599C0D" w14:textId="02926F76" w:rsidR="006E6D32" w:rsidRPr="006E6D32" w:rsidRDefault="006E6D32" w:rsidP="000E6242">
                <w:pPr>
                  <w:pStyle w:val="NormalWeb"/>
                  <w:keepNext/>
                  <w:spacing w:line="360" w:lineRule="auto"/>
                  <w:rPr>
                    <w:rFonts w:ascii="Arial" w:hAnsi="Arial" w:cs="Arial"/>
                  </w:rPr>
                  <w:pPrChange w:id="88" w:author="Douglas Cunha" w:date="2026-03-30T16:10:00Z" w16du:dateUtc="2026-03-30T19:10:00Z">
                    <w:pPr>
                      <w:pStyle w:val="NormalWeb"/>
                      <w:keepNext/>
                    </w:pPr>
                  </w:pPrChange>
                </w:pPr>
                <w:r w:rsidRPr="006E6D32">
                  <w:rPr>
                    <w:rFonts w:ascii="Arial" w:hAnsi="Arial" w:cs="Arial"/>
                    <w:b/>
                    <w:bCs/>
                  </w:rPr>
                  <w:t>Teste 1:</w:t>
                </w:r>
                <w:r w:rsidRPr="006E6D32">
                  <w:rPr>
                    <w:rFonts w:ascii="Arial" w:hAnsi="Arial" w:cs="Arial"/>
                  </w:rPr>
                  <w:t xml:space="preserve"> Verificar se ao desabilitar a ficha de emergência, o escaneamento do QR Code bloqueia imediatamente o acesso aos dados.</w:t>
                </w:r>
              </w:p>
            </w:tc>
          </w:tr>
        </w:tbl>
        <w:p w14:paraId="28985DC5" w14:textId="0FE5B90B" w:rsidR="00A05265" w:rsidRDefault="00A05265" w:rsidP="00EC2F2B">
          <w:pPr>
            <w:pStyle w:val="Legenda"/>
          </w:pPr>
          <w:bookmarkStart w:id="89" w:name="_Toc224283079"/>
          <w:r>
            <w:t xml:space="preserve">Tabela </w:t>
          </w:r>
          <w:r>
            <w:fldChar w:fldCharType="begin"/>
          </w:r>
          <w:r>
            <w:instrText xml:space="preserve"> SEQ Tabela \* ARABIC </w:instrText>
          </w:r>
          <w:r>
            <w:fldChar w:fldCharType="separate"/>
          </w:r>
          <w:r>
            <w:rPr>
              <w:noProof/>
            </w:rPr>
            <w:t>10</w:t>
          </w:r>
          <w:r>
            <w:fldChar w:fldCharType="end"/>
          </w:r>
          <w:r>
            <w:t>: UC07 – Cadastrar e Gerenciar Perfil de Paciente</w:t>
          </w:r>
          <w:bookmarkEnd w:id="89"/>
        </w:p>
        <w:p w14:paraId="3A279593" w14:textId="7AF892E4" w:rsidR="00730C3F" w:rsidRDefault="00730C3F" w:rsidP="00730C3F">
          <w:pPr>
            <w:rPr>
              <w:rStyle w:val="citation-167"/>
              <w:b/>
              <w:bCs/>
            </w:rPr>
          </w:pPr>
        </w:p>
        <w:p w14:paraId="2D282200" w14:textId="77AD2680" w:rsidR="00A05265" w:rsidRDefault="00A05265" w:rsidP="00730C3F">
          <w:pPr>
            <w:rPr>
              <w:rStyle w:val="citation-167"/>
              <w:b/>
              <w:bCs/>
            </w:rPr>
          </w:pPr>
        </w:p>
        <w:p w14:paraId="48AAE7CC" w14:textId="5F8B5B25" w:rsidR="00A05265" w:rsidRDefault="00A05265" w:rsidP="00730C3F">
          <w:pPr>
            <w:rPr>
              <w:rStyle w:val="citation-167"/>
              <w:b/>
              <w:bCs/>
            </w:rPr>
          </w:pPr>
        </w:p>
        <w:p w14:paraId="003472B6" w14:textId="7721628A" w:rsidR="00A05265" w:rsidRDefault="00A05265" w:rsidP="00730C3F">
          <w:pPr>
            <w:rPr>
              <w:rStyle w:val="citation-167"/>
              <w:b/>
              <w:bCs/>
            </w:rPr>
          </w:pPr>
        </w:p>
        <w:p w14:paraId="56CE51B4" w14:textId="44213B22" w:rsidR="00A05265" w:rsidRDefault="00A05265" w:rsidP="00730C3F">
          <w:pPr>
            <w:rPr>
              <w:rStyle w:val="citation-167"/>
              <w:b/>
              <w:bCs/>
            </w:rPr>
          </w:pPr>
        </w:p>
        <w:p w14:paraId="49E671E6" w14:textId="28AC69A2" w:rsidR="00A05265" w:rsidRDefault="00A05265" w:rsidP="00730C3F"/>
        <w:p w14:paraId="795D46F6" w14:textId="0A7846C7" w:rsidR="00A05265" w:rsidRDefault="00A05265" w:rsidP="00730C3F"/>
        <w:p w14:paraId="433FFA10" w14:textId="08691361" w:rsidR="00A05265" w:rsidRDefault="00A05265" w:rsidP="00730C3F"/>
        <w:p w14:paraId="4219225E" w14:textId="77777777" w:rsidR="00A05265" w:rsidRDefault="00A05265" w:rsidP="00730C3F"/>
        <w:p w14:paraId="32596965" w14:textId="2B2D08BB" w:rsidR="00730C3F" w:rsidRDefault="00730C3F" w:rsidP="00730C3F"/>
        <w:p w14:paraId="79B4BAE2" w14:textId="25725ED9" w:rsidR="00730C3F" w:rsidRDefault="00730C3F" w:rsidP="00730C3F"/>
        <w:p w14:paraId="2FAD704B" w14:textId="77777777" w:rsidR="00730C3F" w:rsidRDefault="00730C3F" w:rsidP="00730C3F"/>
        <w:p w14:paraId="3658B441" w14:textId="77777777" w:rsidR="00A12BEB" w:rsidRDefault="00A12BEB" w:rsidP="00A76C01"/>
        <w:p w14:paraId="517CE3EC" w14:textId="77777777" w:rsidR="006B2C0F" w:rsidRDefault="006B2C0F" w:rsidP="008D0C67">
          <w:pPr>
            <w:ind w:left="708"/>
          </w:pPr>
        </w:p>
        <w:p w14:paraId="70CC05B4" w14:textId="5E03B7EF" w:rsidR="009210F8" w:rsidRDefault="009210F8" w:rsidP="005B22A8"/>
        <w:p w14:paraId="7E8260D2" w14:textId="77777777" w:rsidR="009210F8" w:rsidRDefault="009210F8" w:rsidP="007F2E74"/>
        <w:p w14:paraId="241A7523" w14:textId="025053DD" w:rsidR="007B5C78" w:rsidRDefault="007B5C78" w:rsidP="005A3D2A">
          <w:pPr>
            <w:pStyle w:val="PargrafodaLista"/>
            <w:numPr>
              <w:ilvl w:val="0"/>
              <w:numId w:val="15"/>
            </w:numPr>
          </w:pPr>
          <w:r>
            <w:t>PROTÓTIPOS E USE CASES DESCRITIVAS</w:t>
          </w:r>
        </w:p>
        <w:p w14:paraId="3366ACF2" w14:textId="5C40CABE" w:rsidR="007B5C78" w:rsidRDefault="001E1D9F" w:rsidP="006E6D32">
          <w:r>
            <w:t>4.1. Tela de Login</w:t>
          </w:r>
          <w:r w:rsidR="00C4701D">
            <w:t>.</w:t>
          </w:r>
        </w:p>
        <w:p w14:paraId="5899403B" w14:textId="77777777" w:rsidR="00DF3C10" w:rsidRDefault="001E1D9F" w:rsidP="00DF3C10">
          <w:pPr>
            <w:keepNext/>
          </w:pPr>
          <w:r w:rsidRPr="001E1D9F">
            <w:rPr>
              <w:noProof/>
            </w:rPr>
            <w:drawing>
              <wp:inline distT="0" distB="0" distL="0" distR="0" wp14:anchorId="03DBF0CC" wp14:editId="1F1AB850">
                <wp:extent cx="6124353" cy="3726210"/>
                <wp:effectExtent l="0" t="0" r="0" b="762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1732" cy="3755037"/>
                        </a:xfrm>
                        <a:prstGeom prst="rect">
                          <a:avLst/>
                        </a:prstGeom>
                      </pic:spPr>
                    </pic:pic>
                  </a:graphicData>
                </a:graphic>
              </wp:inline>
            </w:drawing>
          </w:r>
        </w:p>
        <w:p w14:paraId="238D14B9" w14:textId="042D2942" w:rsidR="00DF3C10" w:rsidRPr="00DF3C10" w:rsidRDefault="00DF3C10" w:rsidP="00EC2F2B">
          <w:pPr>
            <w:pStyle w:val="Legenda"/>
          </w:pPr>
          <w:bookmarkStart w:id="90" w:name="_Toc224293138"/>
          <w:r>
            <w:t xml:space="preserve">Figura </w:t>
          </w:r>
          <w:r>
            <w:fldChar w:fldCharType="begin"/>
          </w:r>
          <w:r>
            <w:instrText xml:space="preserve"> SEQ Figura \* ARABIC </w:instrText>
          </w:r>
          <w:r>
            <w:fldChar w:fldCharType="separate"/>
          </w:r>
          <w:r>
            <w:rPr>
              <w:noProof/>
            </w:rPr>
            <w:t>6</w:t>
          </w:r>
          <w:r>
            <w:fldChar w:fldCharType="end"/>
          </w:r>
          <w:r>
            <w:t>: Tela de Login</w:t>
          </w:r>
          <w:bookmarkEnd w:id="90"/>
          <w:r>
            <w:br/>
          </w:r>
        </w:p>
        <w:p w14:paraId="3B71883A" w14:textId="24C5F639" w:rsidR="009307C7"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6</w:t>
          </w:r>
          <w:r>
            <w:rPr>
              <w:rFonts w:cs="Arial"/>
              <w:szCs w:val="24"/>
            </w:rPr>
            <w:t>, é possível ver a tela de login do sistema, onde o usuário poderá se autenticar recebendo um código via e-mail ou diretamente pelo Google.</w:t>
          </w:r>
        </w:p>
        <w:p w14:paraId="5983A120" w14:textId="29C94036" w:rsidR="00A05265" w:rsidRDefault="00A05265" w:rsidP="001E1D9F">
          <w:pPr>
            <w:pStyle w:val="Corpodetexto"/>
            <w:spacing w:after="160" w:line="360" w:lineRule="auto"/>
            <w:rPr>
              <w:rFonts w:cs="Arial"/>
              <w:szCs w:val="24"/>
            </w:rPr>
          </w:pPr>
        </w:p>
        <w:p w14:paraId="28B12D90" w14:textId="302DADE7" w:rsidR="00A05265" w:rsidRDefault="00A05265" w:rsidP="001E1D9F">
          <w:pPr>
            <w:pStyle w:val="Corpodetexto"/>
            <w:spacing w:after="160" w:line="360" w:lineRule="auto"/>
            <w:rPr>
              <w:rFonts w:cs="Arial"/>
              <w:szCs w:val="24"/>
            </w:rPr>
          </w:pPr>
        </w:p>
        <w:p w14:paraId="6375406C" w14:textId="24355058" w:rsidR="00A05265" w:rsidRDefault="00A05265" w:rsidP="001E1D9F">
          <w:pPr>
            <w:pStyle w:val="Corpodetexto"/>
            <w:spacing w:after="160" w:line="360" w:lineRule="auto"/>
            <w:rPr>
              <w:rFonts w:cs="Arial"/>
              <w:szCs w:val="24"/>
            </w:rPr>
          </w:pPr>
        </w:p>
        <w:p w14:paraId="2C580308" w14:textId="47791330" w:rsidR="00A05265" w:rsidRDefault="00A05265" w:rsidP="001E1D9F">
          <w:pPr>
            <w:pStyle w:val="Corpodetexto"/>
            <w:spacing w:after="160" w:line="360" w:lineRule="auto"/>
            <w:rPr>
              <w:rFonts w:cs="Arial"/>
              <w:szCs w:val="24"/>
            </w:rPr>
          </w:pPr>
        </w:p>
        <w:p w14:paraId="0AE1E4A5" w14:textId="170D3701" w:rsidR="00A05265" w:rsidRDefault="00A05265" w:rsidP="001E1D9F">
          <w:pPr>
            <w:pStyle w:val="Corpodetexto"/>
            <w:spacing w:after="160" w:line="360" w:lineRule="auto"/>
            <w:rPr>
              <w:rFonts w:cs="Arial"/>
              <w:szCs w:val="24"/>
            </w:rPr>
          </w:pPr>
        </w:p>
        <w:p w14:paraId="7103E984" w14:textId="3E226A15" w:rsidR="00A05265" w:rsidRDefault="00A05265" w:rsidP="001E1D9F">
          <w:pPr>
            <w:pStyle w:val="Corpodetexto"/>
            <w:spacing w:after="160" w:line="360" w:lineRule="auto"/>
            <w:rPr>
              <w:rFonts w:cs="Arial"/>
              <w:szCs w:val="24"/>
            </w:rPr>
          </w:pPr>
        </w:p>
        <w:p w14:paraId="494C8EA8" w14:textId="19099382" w:rsidR="00A05265" w:rsidRDefault="00A05265" w:rsidP="001E1D9F">
          <w:pPr>
            <w:pStyle w:val="Corpodetexto"/>
            <w:spacing w:after="160" w:line="360" w:lineRule="auto"/>
            <w:rPr>
              <w:rFonts w:cs="Arial"/>
              <w:szCs w:val="24"/>
            </w:rPr>
          </w:pPr>
        </w:p>
        <w:p w14:paraId="1F6C98DA" w14:textId="2430A6A2" w:rsidR="00A05265" w:rsidRDefault="00A05265" w:rsidP="001E1D9F">
          <w:pPr>
            <w:pStyle w:val="Corpodetexto"/>
            <w:spacing w:after="160" w:line="360" w:lineRule="auto"/>
            <w:rPr>
              <w:rFonts w:cs="Arial"/>
              <w:szCs w:val="24"/>
            </w:rPr>
          </w:pPr>
        </w:p>
        <w:p w14:paraId="79755A9B" w14:textId="77777777" w:rsidR="00A05265" w:rsidRDefault="00A05265" w:rsidP="001E1D9F">
          <w:pPr>
            <w:pStyle w:val="Corpodetexto"/>
            <w:spacing w:after="160" w:line="360" w:lineRule="auto"/>
            <w:rPr>
              <w:rFonts w:cs="Arial"/>
              <w:szCs w:val="24"/>
            </w:rPr>
          </w:pPr>
        </w:p>
        <w:p w14:paraId="774532A5" w14:textId="522122CC" w:rsidR="001E1D9F" w:rsidRDefault="001E1D9F" w:rsidP="001E1D9F">
          <w:pPr>
            <w:pStyle w:val="Corpodetexto"/>
            <w:spacing w:after="160" w:line="360" w:lineRule="auto"/>
            <w:rPr>
              <w:rFonts w:cs="Arial"/>
              <w:szCs w:val="24"/>
            </w:rPr>
          </w:pPr>
          <w:r>
            <w:rPr>
              <w:rFonts w:cs="Arial"/>
              <w:szCs w:val="24"/>
            </w:rPr>
            <w:t>4.2. Tela de Cadastro de Paciente</w:t>
          </w:r>
          <w:r w:rsidR="00C4701D">
            <w:rPr>
              <w:rFonts w:cs="Arial"/>
              <w:szCs w:val="24"/>
            </w:rPr>
            <w:t>.</w:t>
          </w:r>
        </w:p>
        <w:p w14:paraId="54981514" w14:textId="77777777" w:rsidR="00DF3C10" w:rsidRDefault="001E1D9F" w:rsidP="00DF3C10">
          <w:pPr>
            <w:pStyle w:val="Corpodetexto"/>
            <w:keepNext/>
            <w:spacing w:after="160" w:line="360" w:lineRule="auto"/>
          </w:pPr>
          <w:r w:rsidRPr="001E1D9F">
            <w:rPr>
              <w:rFonts w:cs="Arial"/>
              <w:noProof/>
              <w:szCs w:val="24"/>
            </w:rPr>
            <w:drawing>
              <wp:inline distT="0" distB="0" distL="0" distR="0" wp14:anchorId="6524BF6B" wp14:editId="165C546F">
                <wp:extent cx="6081823" cy="3668784"/>
                <wp:effectExtent l="0" t="0" r="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5489" cy="3701157"/>
                        </a:xfrm>
                        <a:prstGeom prst="rect">
                          <a:avLst/>
                        </a:prstGeom>
                      </pic:spPr>
                    </pic:pic>
                  </a:graphicData>
                </a:graphic>
              </wp:inline>
            </w:drawing>
          </w:r>
        </w:p>
        <w:p w14:paraId="1EE11DA6" w14:textId="0E334B75" w:rsidR="001E1D9F" w:rsidRDefault="00DF3C10" w:rsidP="00EC2F2B">
          <w:pPr>
            <w:pStyle w:val="Legenda"/>
            <w:rPr>
              <w:rFonts w:cs="Arial"/>
              <w:szCs w:val="24"/>
            </w:rPr>
          </w:pPr>
          <w:bookmarkStart w:id="91" w:name="_Toc224293139"/>
          <w:r>
            <w:t xml:space="preserve">Figura </w:t>
          </w:r>
          <w:r>
            <w:fldChar w:fldCharType="begin"/>
          </w:r>
          <w:r>
            <w:instrText xml:space="preserve"> SEQ Figura \* ARABIC </w:instrText>
          </w:r>
          <w:r>
            <w:fldChar w:fldCharType="separate"/>
          </w:r>
          <w:r>
            <w:rPr>
              <w:noProof/>
            </w:rPr>
            <w:t>7</w:t>
          </w:r>
          <w:r>
            <w:fldChar w:fldCharType="end"/>
          </w:r>
          <w:r>
            <w:t>: Tela de Cadastro de Perfil</w:t>
          </w:r>
          <w:bookmarkEnd w:id="91"/>
          <w:r>
            <w:br/>
          </w:r>
        </w:p>
        <w:p w14:paraId="1FBC2A00" w14:textId="377FA666" w:rsidR="001E1D9F"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7</w:t>
          </w:r>
          <w:r>
            <w:rPr>
              <w:rFonts w:cs="Arial"/>
              <w:szCs w:val="24"/>
            </w:rPr>
            <w:t xml:space="preserve">, é possível visualizar a tela de cadastro de perfil. Nesta tela o usuário pode cadastrar a sai mesmo bem como ser mantenedor de mais perfis. </w:t>
          </w:r>
        </w:p>
        <w:p w14:paraId="371F5AB7" w14:textId="48E7F925" w:rsidR="005A3D2A" w:rsidRDefault="005A3D2A" w:rsidP="001E1D9F">
          <w:pPr>
            <w:pStyle w:val="Corpodetexto"/>
            <w:spacing w:after="160" w:line="360" w:lineRule="auto"/>
            <w:rPr>
              <w:rFonts w:cs="Arial"/>
              <w:szCs w:val="24"/>
            </w:rPr>
          </w:pPr>
        </w:p>
        <w:p w14:paraId="064DD20B" w14:textId="727F9C0D" w:rsidR="005A3D2A" w:rsidRDefault="005A3D2A" w:rsidP="001E1D9F">
          <w:pPr>
            <w:pStyle w:val="Corpodetexto"/>
            <w:spacing w:after="160" w:line="360" w:lineRule="auto"/>
            <w:rPr>
              <w:rFonts w:cs="Arial"/>
              <w:szCs w:val="24"/>
            </w:rPr>
          </w:pPr>
        </w:p>
        <w:p w14:paraId="2492976F" w14:textId="26C848C7" w:rsidR="005A3D2A" w:rsidRDefault="005A3D2A" w:rsidP="001E1D9F">
          <w:pPr>
            <w:pStyle w:val="Corpodetexto"/>
            <w:spacing w:after="160" w:line="360" w:lineRule="auto"/>
            <w:rPr>
              <w:rFonts w:cs="Arial"/>
              <w:szCs w:val="24"/>
            </w:rPr>
          </w:pPr>
        </w:p>
        <w:p w14:paraId="6C9CD0C2" w14:textId="570193D8" w:rsidR="005A3D2A" w:rsidRDefault="005A3D2A" w:rsidP="001E1D9F">
          <w:pPr>
            <w:pStyle w:val="Corpodetexto"/>
            <w:spacing w:after="160" w:line="360" w:lineRule="auto"/>
            <w:rPr>
              <w:rFonts w:cs="Arial"/>
              <w:szCs w:val="24"/>
            </w:rPr>
          </w:pPr>
        </w:p>
        <w:p w14:paraId="72919890" w14:textId="5696B702" w:rsidR="005A3D2A" w:rsidRDefault="005A3D2A" w:rsidP="001E1D9F">
          <w:pPr>
            <w:pStyle w:val="Corpodetexto"/>
            <w:spacing w:after="160" w:line="360" w:lineRule="auto"/>
            <w:rPr>
              <w:rFonts w:cs="Arial"/>
              <w:szCs w:val="24"/>
            </w:rPr>
          </w:pPr>
        </w:p>
        <w:p w14:paraId="6EF7BABD" w14:textId="30C3DDE5" w:rsidR="005A3D2A" w:rsidRDefault="005A3D2A" w:rsidP="001E1D9F">
          <w:pPr>
            <w:pStyle w:val="Corpodetexto"/>
            <w:spacing w:after="160" w:line="360" w:lineRule="auto"/>
            <w:rPr>
              <w:rFonts w:cs="Arial"/>
              <w:szCs w:val="24"/>
            </w:rPr>
          </w:pPr>
        </w:p>
        <w:p w14:paraId="65247022" w14:textId="41EEAF4E" w:rsidR="005A3D2A" w:rsidRDefault="005A3D2A" w:rsidP="001E1D9F">
          <w:pPr>
            <w:pStyle w:val="Corpodetexto"/>
            <w:spacing w:after="160" w:line="360" w:lineRule="auto"/>
            <w:rPr>
              <w:rFonts w:cs="Arial"/>
              <w:szCs w:val="24"/>
            </w:rPr>
          </w:pPr>
        </w:p>
        <w:p w14:paraId="7CC80CD6" w14:textId="21A17537" w:rsidR="005A3D2A" w:rsidRDefault="005A3D2A" w:rsidP="001E1D9F">
          <w:pPr>
            <w:pStyle w:val="Corpodetexto"/>
            <w:spacing w:after="160" w:line="360" w:lineRule="auto"/>
            <w:rPr>
              <w:rFonts w:cs="Arial"/>
              <w:szCs w:val="24"/>
            </w:rPr>
          </w:pPr>
        </w:p>
        <w:p w14:paraId="4A1A820A" w14:textId="75FBA946" w:rsidR="005A3D2A" w:rsidRDefault="005A3D2A" w:rsidP="001E1D9F">
          <w:pPr>
            <w:pStyle w:val="Corpodetexto"/>
            <w:spacing w:after="160" w:line="360" w:lineRule="auto"/>
            <w:rPr>
              <w:rFonts w:cs="Arial"/>
              <w:szCs w:val="24"/>
            </w:rPr>
          </w:pPr>
        </w:p>
        <w:p w14:paraId="5299D4FF" w14:textId="77777777" w:rsidR="005A3D2A" w:rsidRDefault="005A3D2A" w:rsidP="001E1D9F">
          <w:pPr>
            <w:pStyle w:val="Corpodetexto"/>
            <w:spacing w:after="160" w:line="360" w:lineRule="auto"/>
            <w:rPr>
              <w:rFonts w:cs="Arial"/>
              <w:szCs w:val="24"/>
            </w:rPr>
          </w:pPr>
        </w:p>
        <w:p w14:paraId="2554B485" w14:textId="0B1224F9" w:rsidR="001E1D9F" w:rsidRDefault="001E1D9F" w:rsidP="001E1D9F">
          <w:pPr>
            <w:pStyle w:val="Corpodetexto"/>
            <w:spacing w:after="160" w:line="360" w:lineRule="auto"/>
            <w:rPr>
              <w:rFonts w:cs="Arial"/>
              <w:szCs w:val="24"/>
            </w:rPr>
          </w:pPr>
          <w:r>
            <w:rPr>
              <w:rFonts w:cs="Arial"/>
              <w:szCs w:val="24"/>
            </w:rPr>
            <w:t>4.3.  Tela Principal de Agendamento</w:t>
          </w:r>
          <w:r w:rsidR="00C4701D">
            <w:rPr>
              <w:rFonts w:cs="Arial"/>
              <w:szCs w:val="24"/>
            </w:rPr>
            <w:t>.</w:t>
          </w:r>
        </w:p>
        <w:p w14:paraId="174971F4" w14:textId="77777777" w:rsidR="00DF3C10" w:rsidRDefault="001E1D9F" w:rsidP="00DF3C10">
          <w:pPr>
            <w:pStyle w:val="Corpodetexto"/>
            <w:keepNext/>
            <w:spacing w:after="160" w:line="360" w:lineRule="auto"/>
          </w:pPr>
          <w:r w:rsidRPr="001E1D9F">
            <w:rPr>
              <w:rFonts w:cs="Arial"/>
              <w:noProof/>
              <w:szCs w:val="24"/>
            </w:rPr>
            <w:drawing>
              <wp:inline distT="0" distB="0" distL="0" distR="0" wp14:anchorId="5C20CD38" wp14:editId="2DCB2738">
                <wp:extent cx="6049926" cy="3348843"/>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47" t="924" r="787" b="2013"/>
                        <a:stretch/>
                      </pic:blipFill>
                      <pic:spPr bwMode="auto">
                        <a:xfrm>
                          <a:off x="0" y="0"/>
                          <a:ext cx="6050665" cy="3349252"/>
                        </a:xfrm>
                        <a:prstGeom prst="rect">
                          <a:avLst/>
                        </a:prstGeom>
                        <a:ln>
                          <a:noFill/>
                        </a:ln>
                        <a:extLst>
                          <a:ext uri="{53640926-AAD7-44D8-BBD7-CCE9431645EC}">
                            <a14:shadowObscured xmlns:a14="http://schemas.microsoft.com/office/drawing/2010/main"/>
                          </a:ext>
                        </a:extLst>
                      </pic:spPr>
                    </pic:pic>
                  </a:graphicData>
                </a:graphic>
              </wp:inline>
            </w:drawing>
          </w:r>
        </w:p>
        <w:p w14:paraId="1376BF96" w14:textId="149783A6" w:rsidR="001E1D9F" w:rsidRDefault="00DF3C10" w:rsidP="00EC2F2B">
          <w:pPr>
            <w:pStyle w:val="Legenda"/>
            <w:rPr>
              <w:rFonts w:cs="Arial"/>
              <w:szCs w:val="24"/>
            </w:rPr>
          </w:pPr>
          <w:bookmarkStart w:id="92" w:name="_Toc224293140"/>
          <w:r>
            <w:t xml:space="preserve">Figura </w:t>
          </w:r>
          <w:r>
            <w:fldChar w:fldCharType="begin"/>
          </w:r>
          <w:r>
            <w:instrText xml:space="preserve"> SEQ Figura \* ARABIC </w:instrText>
          </w:r>
          <w:r>
            <w:fldChar w:fldCharType="separate"/>
          </w:r>
          <w:r>
            <w:rPr>
              <w:noProof/>
            </w:rPr>
            <w:t>8</w:t>
          </w:r>
          <w:r>
            <w:fldChar w:fldCharType="end"/>
          </w:r>
          <w:r>
            <w:t>: Tela Principal de Agendamento</w:t>
          </w:r>
          <w:bookmarkEnd w:id="92"/>
          <w:r>
            <w:br/>
          </w:r>
        </w:p>
        <w:p w14:paraId="1A7344C2" w14:textId="728D0A22" w:rsidR="00C4701D"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8</w:t>
          </w:r>
          <w:r>
            <w:rPr>
              <w:rFonts w:cs="Arial"/>
              <w:szCs w:val="24"/>
            </w:rPr>
            <w:t xml:space="preserve">, é possível visualizar a tela principal. Nela é possível gerenciar agendamento, cadastrar uma nova consulta, bem como navegar por outras telas através da sidebar disposta à esquerda. </w:t>
          </w:r>
        </w:p>
        <w:p w14:paraId="27CAAFD7" w14:textId="25C89DC1" w:rsidR="005A3D2A" w:rsidRDefault="005A3D2A" w:rsidP="001E1D9F">
          <w:pPr>
            <w:pStyle w:val="Corpodetexto"/>
            <w:spacing w:after="160" w:line="360" w:lineRule="auto"/>
            <w:rPr>
              <w:rFonts w:cs="Arial"/>
              <w:szCs w:val="24"/>
            </w:rPr>
          </w:pPr>
        </w:p>
        <w:p w14:paraId="1C58B601" w14:textId="124B0362" w:rsidR="005A3D2A" w:rsidRDefault="005A3D2A" w:rsidP="001E1D9F">
          <w:pPr>
            <w:pStyle w:val="Corpodetexto"/>
            <w:spacing w:after="160" w:line="360" w:lineRule="auto"/>
            <w:rPr>
              <w:rFonts w:cs="Arial"/>
              <w:szCs w:val="24"/>
            </w:rPr>
          </w:pPr>
        </w:p>
        <w:p w14:paraId="62CD70DC" w14:textId="7E6F92D7" w:rsidR="005A3D2A" w:rsidRDefault="005A3D2A" w:rsidP="001E1D9F">
          <w:pPr>
            <w:pStyle w:val="Corpodetexto"/>
            <w:spacing w:after="160" w:line="360" w:lineRule="auto"/>
            <w:rPr>
              <w:rFonts w:cs="Arial"/>
              <w:szCs w:val="24"/>
            </w:rPr>
          </w:pPr>
        </w:p>
        <w:p w14:paraId="19614A07" w14:textId="4461B533" w:rsidR="005A3D2A" w:rsidRDefault="005A3D2A" w:rsidP="001E1D9F">
          <w:pPr>
            <w:pStyle w:val="Corpodetexto"/>
            <w:spacing w:after="160" w:line="360" w:lineRule="auto"/>
            <w:rPr>
              <w:rFonts w:cs="Arial"/>
              <w:szCs w:val="24"/>
            </w:rPr>
          </w:pPr>
        </w:p>
        <w:p w14:paraId="73714A61" w14:textId="5C3F57CF" w:rsidR="005A3D2A" w:rsidRDefault="005A3D2A" w:rsidP="001E1D9F">
          <w:pPr>
            <w:pStyle w:val="Corpodetexto"/>
            <w:spacing w:after="160" w:line="360" w:lineRule="auto"/>
            <w:rPr>
              <w:rFonts w:cs="Arial"/>
              <w:szCs w:val="24"/>
            </w:rPr>
          </w:pPr>
        </w:p>
        <w:p w14:paraId="051881AF" w14:textId="1833D61E" w:rsidR="005A3D2A" w:rsidRDefault="005A3D2A" w:rsidP="001E1D9F">
          <w:pPr>
            <w:pStyle w:val="Corpodetexto"/>
            <w:spacing w:after="160" w:line="360" w:lineRule="auto"/>
            <w:rPr>
              <w:rFonts w:cs="Arial"/>
              <w:szCs w:val="24"/>
            </w:rPr>
          </w:pPr>
        </w:p>
        <w:p w14:paraId="17A9F193" w14:textId="6DA5627A" w:rsidR="005A3D2A" w:rsidRDefault="005A3D2A" w:rsidP="001E1D9F">
          <w:pPr>
            <w:pStyle w:val="Corpodetexto"/>
            <w:spacing w:after="160" w:line="360" w:lineRule="auto"/>
            <w:rPr>
              <w:rFonts w:cs="Arial"/>
              <w:szCs w:val="24"/>
            </w:rPr>
          </w:pPr>
        </w:p>
        <w:p w14:paraId="7CBFC67F" w14:textId="642EF0CB" w:rsidR="005A3D2A" w:rsidRDefault="005A3D2A" w:rsidP="001E1D9F">
          <w:pPr>
            <w:pStyle w:val="Corpodetexto"/>
            <w:spacing w:after="160" w:line="360" w:lineRule="auto"/>
            <w:rPr>
              <w:rFonts w:cs="Arial"/>
              <w:szCs w:val="24"/>
            </w:rPr>
          </w:pPr>
        </w:p>
        <w:p w14:paraId="77D882EB" w14:textId="77777777" w:rsidR="005A3D2A" w:rsidRDefault="005A3D2A" w:rsidP="001E1D9F">
          <w:pPr>
            <w:pStyle w:val="Corpodetexto"/>
            <w:spacing w:after="160" w:line="360" w:lineRule="auto"/>
            <w:rPr>
              <w:rFonts w:cs="Arial"/>
              <w:szCs w:val="24"/>
            </w:rPr>
          </w:pPr>
        </w:p>
        <w:p w14:paraId="0A3A0BD7" w14:textId="77777777" w:rsidR="007F2E74" w:rsidRDefault="007F2E74" w:rsidP="001E1D9F">
          <w:pPr>
            <w:pStyle w:val="Corpodetexto"/>
            <w:spacing w:after="160" w:line="360" w:lineRule="auto"/>
            <w:rPr>
              <w:rFonts w:cs="Arial"/>
              <w:szCs w:val="24"/>
            </w:rPr>
          </w:pPr>
        </w:p>
        <w:p w14:paraId="6B9D0CEE" w14:textId="3CAEC4AC" w:rsidR="001E1D9F" w:rsidRDefault="00C4701D" w:rsidP="001E1D9F">
          <w:pPr>
            <w:pStyle w:val="Corpodetexto"/>
            <w:spacing w:after="160" w:line="360" w:lineRule="auto"/>
            <w:rPr>
              <w:rFonts w:cs="Arial"/>
              <w:szCs w:val="24"/>
            </w:rPr>
          </w:pPr>
          <w:r>
            <w:rPr>
              <w:rFonts w:cs="Arial"/>
              <w:szCs w:val="24"/>
            </w:rPr>
            <w:t>4.4. Tela de Prontuário Pessoal e Geração de QR Code.</w:t>
          </w:r>
        </w:p>
        <w:p w14:paraId="747AB574" w14:textId="77777777" w:rsidR="00DF3C10" w:rsidRDefault="00B6048B" w:rsidP="00DF3C10">
          <w:pPr>
            <w:pStyle w:val="Corpodetexto"/>
            <w:keepNext/>
            <w:spacing w:after="160" w:line="360" w:lineRule="auto"/>
          </w:pPr>
          <w:r w:rsidRPr="00B6048B">
            <w:rPr>
              <w:rFonts w:cs="Arial"/>
              <w:noProof/>
              <w:szCs w:val="24"/>
            </w:rPr>
            <w:drawing>
              <wp:inline distT="0" distB="0" distL="0" distR="0" wp14:anchorId="6C39AD71" wp14:editId="44CEF910">
                <wp:extent cx="6120130" cy="3470275"/>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70275"/>
                        </a:xfrm>
                        <a:prstGeom prst="rect">
                          <a:avLst/>
                        </a:prstGeom>
                      </pic:spPr>
                    </pic:pic>
                  </a:graphicData>
                </a:graphic>
              </wp:inline>
            </w:drawing>
          </w:r>
        </w:p>
        <w:p w14:paraId="17BBD8AC" w14:textId="45EE14C5" w:rsidR="00C4701D" w:rsidRDefault="00DF3C10" w:rsidP="00EC2F2B">
          <w:pPr>
            <w:pStyle w:val="Legenda"/>
            <w:rPr>
              <w:rFonts w:cs="Arial"/>
              <w:szCs w:val="24"/>
            </w:rPr>
          </w:pPr>
          <w:bookmarkStart w:id="93" w:name="_Toc224293141"/>
          <w:r>
            <w:t xml:space="preserve">Figura </w:t>
          </w:r>
          <w:r>
            <w:fldChar w:fldCharType="begin"/>
          </w:r>
          <w:r>
            <w:instrText xml:space="preserve"> SEQ Figura \* ARABIC </w:instrText>
          </w:r>
          <w:r>
            <w:fldChar w:fldCharType="separate"/>
          </w:r>
          <w:r>
            <w:rPr>
              <w:noProof/>
            </w:rPr>
            <w:t>9</w:t>
          </w:r>
          <w:r>
            <w:fldChar w:fldCharType="end"/>
          </w:r>
          <w:r>
            <w:t>: Tela de Prontuário Pessoal</w:t>
          </w:r>
          <w:bookmarkEnd w:id="93"/>
          <w:r>
            <w:br/>
          </w:r>
        </w:p>
        <w:p w14:paraId="553C59B8" w14:textId="16B8D6CA" w:rsidR="005B22A8"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9</w:t>
          </w:r>
          <w:r>
            <w:rPr>
              <w:rFonts w:cs="Arial"/>
              <w:szCs w:val="24"/>
            </w:rPr>
            <w:t>, temos a tela de cadastro de dados médicos pessoais pregressos avulsos a qualquer atendimento inicial. Também é possível a geração do QR Code para a Ficha de Emergência ao habilitar a opção</w:t>
          </w:r>
          <w:r w:rsidR="007F2E74">
            <w:rPr>
              <w:rFonts w:cs="Arial"/>
              <w:szCs w:val="24"/>
            </w:rPr>
            <w:t>.</w:t>
          </w:r>
        </w:p>
        <w:p w14:paraId="4C14BF2D" w14:textId="52F6F93D" w:rsidR="008F268E" w:rsidRDefault="008F268E" w:rsidP="00C4701D">
          <w:pPr>
            <w:pStyle w:val="Corpodetexto"/>
            <w:spacing w:after="160" w:line="360" w:lineRule="auto"/>
            <w:rPr>
              <w:rFonts w:cs="Arial"/>
              <w:szCs w:val="24"/>
            </w:rPr>
          </w:pPr>
        </w:p>
        <w:p w14:paraId="67C47578" w14:textId="76DB7467" w:rsidR="008F268E" w:rsidRDefault="008F268E" w:rsidP="00C4701D">
          <w:pPr>
            <w:pStyle w:val="Corpodetexto"/>
            <w:spacing w:after="160" w:line="360" w:lineRule="auto"/>
            <w:rPr>
              <w:rFonts w:cs="Arial"/>
              <w:szCs w:val="24"/>
            </w:rPr>
          </w:pPr>
        </w:p>
        <w:p w14:paraId="5C0D7E44" w14:textId="0CB1D172" w:rsidR="008F268E" w:rsidRDefault="008F268E" w:rsidP="00C4701D">
          <w:pPr>
            <w:pStyle w:val="Corpodetexto"/>
            <w:spacing w:after="160" w:line="360" w:lineRule="auto"/>
            <w:rPr>
              <w:rFonts w:cs="Arial"/>
              <w:szCs w:val="24"/>
            </w:rPr>
          </w:pPr>
        </w:p>
        <w:p w14:paraId="1CBCB49E" w14:textId="0E69DFB4" w:rsidR="008F268E" w:rsidRDefault="008F268E" w:rsidP="00C4701D">
          <w:pPr>
            <w:pStyle w:val="Corpodetexto"/>
            <w:spacing w:after="160" w:line="360" w:lineRule="auto"/>
            <w:rPr>
              <w:rFonts w:cs="Arial"/>
              <w:szCs w:val="24"/>
            </w:rPr>
          </w:pPr>
        </w:p>
        <w:p w14:paraId="0EB7A8C0" w14:textId="36D1959B" w:rsidR="008F268E" w:rsidRDefault="008F268E" w:rsidP="00C4701D">
          <w:pPr>
            <w:pStyle w:val="Corpodetexto"/>
            <w:spacing w:after="160" w:line="360" w:lineRule="auto"/>
            <w:rPr>
              <w:rFonts w:cs="Arial"/>
              <w:szCs w:val="24"/>
            </w:rPr>
          </w:pPr>
        </w:p>
        <w:p w14:paraId="21653C91" w14:textId="43D157AC" w:rsidR="008F268E" w:rsidRDefault="008F268E" w:rsidP="00C4701D">
          <w:pPr>
            <w:pStyle w:val="Corpodetexto"/>
            <w:spacing w:after="160" w:line="360" w:lineRule="auto"/>
            <w:rPr>
              <w:rFonts w:cs="Arial"/>
              <w:szCs w:val="24"/>
            </w:rPr>
          </w:pPr>
        </w:p>
        <w:p w14:paraId="511D48E2" w14:textId="6B81F96A" w:rsidR="008F268E" w:rsidRDefault="008F268E" w:rsidP="00C4701D">
          <w:pPr>
            <w:pStyle w:val="Corpodetexto"/>
            <w:spacing w:after="160" w:line="360" w:lineRule="auto"/>
            <w:rPr>
              <w:rFonts w:cs="Arial"/>
              <w:szCs w:val="24"/>
            </w:rPr>
          </w:pPr>
        </w:p>
        <w:p w14:paraId="744A4640" w14:textId="6075F112" w:rsidR="008F268E" w:rsidRDefault="008F268E" w:rsidP="00C4701D">
          <w:pPr>
            <w:pStyle w:val="Corpodetexto"/>
            <w:spacing w:after="160" w:line="360" w:lineRule="auto"/>
            <w:rPr>
              <w:rFonts w:cs="Arial"/>
              <w:szCs w:val="24"/>
            </w:rPr>
          </w:pPr>
        </w:p>
        <w:p w14:paraId="27AE2811" w14:textId="77777777" w:rsidR="008F268E" w:rsidRDefault="008F268E" w:rsidP="00C4701D">
          <w:pPr>
            <w:pStyle w:val="Corpodetexto"/>
            <w:spacing w:after="160" w:line="360" w:lineRule="auto"/>
            <w:rPr>
              <w:rFonts w:cs="Arial"/>
              <w:szCs w:val="24"/>
            </w:rPr>
          </w:pPr>
        </w:p>
        <w:p w14:paraId="69BBDDF9" w14:textId="7A87E2E3" w:rsidR="00C4701D" w:rsidRDefault="00C4701D" w:rsidP="00C4701D">
          <w:pPr>
            <w:pStyle w:val="Corpodetexto"/>
            <w:spacing w:after="160" w:line="360" w:lineRule="auto"/>
            <w:rPr>
              <w:rFonts w:cs="Arial"/>
              <w:szCs w:val="24"/>
            </w:rPr>
          </w:pPr>
          <w:r>
            <w:rPr>
              <w:rFonts w:cs="Arial"/>
              <w:szCs w:val="24"/>
            </w:rPr>
            <w:t>4.5 Tela de Agendamento de Consulta</w:t>
          </w:r>
        </w:p>
        <w:p w14:paraId="571BCE5F" w14:textId="77777777" w:rsidR="00DF3C10" w:rsidRDefault="00C4701D" w:rsidP="00DF3C10">
          <w:pPr>
            <w:pStyle w:val="Corpodetexto"/>
            <w:keepNext/>
            <w:spacing w:after="160" w:line="360" w:lineRule="auto"/>
          </w:pPr>
          <w:r w:rsidRPr="00C4701D">
            <w:rPr>
              <w:rFonts w:cs="Arial"/>
              <w:noProof/>
              <w:szCs w:val="24"/>
            </w:rPr>
            <w:drawing>
              <wp:inline distT="0" distB="0" distL="0" distR="0" wp14:anchorId="25F5C7BC" wp14:editId="7755DD7B">
                <wp:extent cx="5762846" cy="324616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0418" cy="3261691"/>
                        </a:xfrm>
                        <a:prstGeom prst="rect">
                          <a:avLst/>
                        </a:prstGeom>
                      </pic:spPr>
                    </pic:pic>
                  </a:graphicData>
                </a:graphic>
              </wp:inline>
            </w:drawing>
          </w:r>
        </w:p>
        <w:p w14:paraId="66E036DA" w14:textId="48429382" w:rsidR="00C4701D" w:rsidRDefault="00DF3C10" w:rsidP="00EC2F2B">
          <w:pPr>
            <w:pStyle w:val="Legenda"/>
            <w:rPr>
              <w:rFonts w:cs="Arial"/>
              <w:szCs w:val="24"/>
            </w:rPr>
          </w:pPr>
          <w:bookmarkStart w:id="94" w:name="_Toc224293142"/>
          <w:r>
            <w:t xml:space="preserve">Figura </w:t>
          </w:r>
          <w:r>
            <w:fldChar w:fldCharType="begin"/>
          </w:r>
          <w:r>
            <w:instrText xml:space="preserve"> SEQ Figura \* ARABIC </w:instrText>
          </w:r>
          <w:r>
            <w:fldChar w:fldCharType="separate"/>
          </w:r>
          <w:r>
            <w:rPr>
              <w:noProof/>
            </w:rPr>
            <w:t>10</w:t>
          </w:r>
          <w:r>
            <w:fldChar w:fldCharType="end"/>
          </w:r>
          <w:r>
            <w:t>: Tela de Agendamento de Consulta</w:t>
          </w:r>
          <w:bookmarkEnd w:id="94"/>
          <w:r>
            <w:br/>
          </w:r>
        </w:p>
        <w:p w14:paraId="069D36DF" w14:textId="40606DF2" w:rsidR="005B22A8"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10</w:t>
          </w:r>
          <w:r>
            <w:rPr>
              <w:rFonts w:cs="Arial"/>
              <w:szCs w:val="24"/>
            </w:rPr>
            <w:t>, a tela de consulta possibilita o cadastro/agendamento de uma consulta propriamente dita juntamente com o cadastro do profissional vinculado aquele atendimento. É possível a sincronização com o Google Agenda que irá trafegar os dados em ambas aplicações. Facilitando a comunicação com outros dispositivos. Nota, o sidebar muito similar ao da primeira página é intencional, para melhorar a experiência do usuário e seu aprendizado no sistema, uma vez que se torna repetitivo os ícones e cores nos quais ele interage.</w:t>
          </w:r>
        </w:p>
        <w:p w14:paraId="4E66A54B" w14:textId="52E019EB" w:rsidR="00DF3C10" w:rsidRDefault="00DF3C10" w:rsidP="00C4701D">
          <w:pPr>
            <w:pStyle w:val="Corpodetexto"/>
            <w:spacing w:after="160" w:line="360" w:lineRule="auto"/>
            <w:rPr>
              <w:rFonts w:cs="Arial"/>
              <w:szCs w:val="24"/>
            </w:rPr>
          </w:pPr>
        </w:p>
        <w:p w14:paraId="7A4F26E2" w14:textId="49939620" w:rsidR="00DF3C10" w:rsidRDefault="00DF3C10" w:rsidP="00C4701D">
          <w:pPr>
            <w:pStyle w:val="Corpodetexto"/>
            <w:spacing w:after="160" w:line="360" w:lineRule="auto"/>
            <w:rPr>
              <w:rFonts w:cs="Arial"/>
              <w:szCs w:val="24"/>
            </w:rPr>
          </w:pPr>
        </w:p>
        <w:p w14:paraId="3DF3245D" w14:textId="33C6DC5A" w:rsidR="00DF3C10" w:rsidRDefault="00DF3C10" w:rsidP="00C4701D">
          <w:pPr>
            <w:pStyle w:val="Corpodetexto"/>
            <w:spacing w:after="160" w:line="360" w:lineRule="auto"/>
            <w:rPr>
              <w:rFonts w:cs="Arial"/>
              <w:szCs w:val="24"/>
            </w:rPr>
          </w:pPr>
        </w:p>
        <w:p w14:paraId="6F0036FE" w14:textId="764AA75B" w:rsidR="00DF3C10" w:rsidRDefault="00DF3C10" w:rsidP="00C4701D">
          <w:pPr>
            <w:pStyle w:val="Corpodetexto"/>
            <w:spacing w:after="160" w:line="360" w:lineRule="auto"/>
            <w:rPr>
              <w:rFonts w:cs="Arial"/>
              <w:szCs w:val="24"/>
            </w:rPr>
          </w:pPr>
        </w:p>
        <w:p w14:paraId="29033C48" w14:textId="7C2C511F" w:rsidR="00DF3C10" w:rsidRDefault="00DF3C10" w:rsidP="00C4701D">
          <w:pPr>
            <w:pStyle w:val="Corpodetexto"/>
            <w:spacing w:after="160" w:line="360" w:lineRule="auto"/>
            <w:rPr>
              <w:rFonts w:cs="Arial"/>
              <w:szCs w:val="24"/>
            </w:rPr>
          </w:pPr>
        </w:p>
        <w:p w14:paraId="4B311097" w14:textId="34565449" w:rsidR="00DF3C10" w:rsidRDefault="00DF3C10" w:rsidP="00C4701D">
          <w:pPr>
            <w:pStyle w:val="Corpodetexto"/>
            <w:spacing w:after="160" w:line="360" w:lineRule="auto"/>
            <w:rPr>
              <w:rFonts w:cs="Arial"/>
              <w:szCs w:val="24"/>
            </w:rPr>
          </w:pPr>
        </w:p>
        <w:p w14:paraId="6EEC4FC8" w14:textId="7ABD8EA2" w:rsidR="00DF3C10" w:rsidRDefault="00DF3C10" w:rsidP="00C4701D">
          <w:pPr>
            <w:pStyle w:val="Corpodetexto"/>
            <w:spacing w:after="160" w:line="360" w:lineRule="auto"/>
            <w:rPr>
              <w:rFonts w:cs="Arial"/>
              <w:szCs w:val="24"/>
            </w:rPr>
          </w:pPr>
        </w:p>
        <w:p w14:paraId="48809194" w14:textId="77777777" w:rsidR="00DF3C10" w:rsidRDefault="00DF3C10" w:rsidP="00C4701D">
          <w:pPr>
            <w:pStyle w:val="Corpodetexto"/>
            <w:spacing w:after="160" w:line="360" w:lineRule="auto"/>
            <w:rPr>
              <w:rFonts w:cs="Arial"/>
              <w:szCs w:val="24"/>
            </w:rPr>
          </w:pPr>
        </w:p>
        <w:p w14:paraId="3B800EE9" w14:textId="23162316" w:rsidR="00C4701D" w:rsidRDefault="00C4701D" w:rsidP="00C4701D">
          <w:pPr>
            <w:pStyle w:val="Corpodetexto"/>
            <w:spacing w:after="160" w:line="360" w:lineRule="auto"/>
            <w:rPr>
              <w:rFonts w:cs="Arial"/>
              <w:szCs w:val="24"/>
            </w:rPr>
          </w:pPr>
          <w:r>
            <w:rPr>
              <w:rFonts w:cs="Arial"/>
              <w:szCs w:val="24"/>
            </w:rPr>
            <w:t>4.6 Tela de Consulta</w:t>
          </w:r>
        </w:p>
        <w:p w14:paraId="0721BD82" w14:textId="77777777" w:rsidR="00DF3C10" w:rsidRDefault="00C4701D" w:rsidP="00DF3C10">
          <w:pPr>
            <w:pStyle w:val="Corpodetexto"/>
            <w:keepNext/>
            <w:spacing w:after="160" w:line="360" w:lineRule="auto"/>
          </w:pPr>
          <w:r w:rsidRPr="00C4701D">
            <w:rPr>
              <w:rFonts w:cs="Arial"/>
              <w:noProof/>
              <w:szCs w:val="24"/>
            </w:rPr>
            <w:drawing>
              <wp:inline distT="0" distB="0" distL="0" distR="0" wp14:anchorId="23BACD52" wp14:editId="176204C1">
                <wp:extent cx="6120130" cy="517842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5178425"/>
                        </a:xfrm>
                        <a:prstGeom prst="rect">
                          <a:avLst/>
                        </a:prstGeom>
                      </pic:spPr>
                    </pic:pic>
                  </a:graphicData>
                </a:graphic>
              </wp:inline>
            </w:drawing>
          </w:r>
        </w:p>
        <w:p w14:paraId="79997E78" w14:textId="21B44766" w:rsidR="007F2E74" w:rsidRDefault="00DF3C10" w:rsidP="00EC2F2B">
          <w:pPr>
            <w:pStyle w:val="Legenda"/>
            <w:rPr>
              <w:rFonts w:cs="Arial"/>
              <w:szCs w:val="24"/>
            </w:rPr>
          </w:pPr>
          <w:bookmarkStart w:id="95" w:name="_Toc224293143"/>
          <w:r>
            <w:t xml:space="preserve">Figura </w:t>
          </w:r>
          <w:r>
            <w:fldChar w:fldCharType="begin"/>
          </w:r>
          <w:r>
            <w:instrText xml:space="preserve"> SEQ Figura \* ARABIC </w:instrText>
          </w:r>
          <w:r>
            <w:fldChar w:fldCharType="separate"/>
          </w:r>
          <w:r>
            <w:rPr>
              <w:noProof/>
            </w:rPr>
            <w:t>11</w:t>
          </w:r>
          <w:r>
            <w:fldChar w:fldCharType="end"/>
          </w:r>
          <w:r>
            <w:t>: Tela de Consulta</w:t>
          </w:r>
          <w:bookmarkEnd w:id="95"/>
          <w:r>
            <w:br/>
          </w:r>
        </w:p>
        <w:p w14:paraId="2FB525EE" w14:textId="3BF687BB" w:rsidR="005B22A8" w:rsidRDefault="00C4701D" w:rsidP="00C4701D">
          <w:pPr>
            <w:pStyle w:val="Corpodetexto"/>
            <w:spacing w:after="160" w:line="360" w:lineRule="auto"/>
            <w:rPr>
              <w:rFonts w:cs="Arial"/>
              <w:szCs w:val="24"/>
            </w:rPr>
          </w:pPr>
          <w:r>
            <w:rPr>
              <w:rFonts w:cs="Arial"/>
              <w:szCs w:val="24"/>
            </w:rPr>
            <w:lastRenderedPageBreak/>
            <w:t xml:space="preserve">Na figura </w:t>
          </w:r>
          <w:r w:rsidR="0027062E">
            <w:rPr>
              <w:rFonts w:cs="Arial"/>
              <w:szCs w:val="24"/>
            </w:rPr>
            <w:t>11</w:t>
          </w:r>
          <w:r>
            <w:rPr>
              <w:rFonts w:cs="Arial"/>
              <w:szCs w:val="24"/>
            </w:rPr>
            <w:t>, a tela de consulta ficará pronta e será apresentada ao usuário assim que ele finalizar/salvar o agendamento de uma consulta. Assim ele poderá editar e adicionar exames, receituários, de forma a compor seu histórico médico. Ou seja, poderá organizar seus documentos médicos de acordo com as datas nas quais foram realizados ou expeditos.</w:t>
          </w:r>
        </w:p>
        <w:p w14:paraId="7BC1F509" w14:textId="5AE24DE2" w:rsidR="00DF3C10" w:rsidRDefault="00DF3C10" w:rsidP="00C4701D">
          <w:pPr>
            <w:pStyle w:val="Corpodetexto"/>
            <w:spacing w:after="160" w:line="360" w:lineRule="auto"/>
            <w:rPr>
              <w:rFonts w:cs="Arial"/>
              <w:szCs w:val="24"/>
            </w:rPr>
          </w:pPr>
        </w:p>
        <w:p w14:paraId="36D2BB6E" w14:textId="4D6D4D1E" w:rsidR="00DF3C10" w:rsidRDefault="00DF3C10" w:rsidP="00C4701D">
          <w:pPr>
            <w:pStyle w:val="Corpodetexto"/>
            <w:spacing w:after="160" w:line="360" w:lineRule="auto"/>
            <w:rPr>
              <w:rFonts w:cs="Arial"/>
              <w:szCs w:val="24"/>
            </w:rPr>
          </w:pPr>
        </w:p>
        <w:p w14:paraId="75344FC9" w14:textId="72E5D4B1" w:rsidR="00DF3C10" w:rsidRDefault="00DF3C10" w:rsidP="00C4701D">
          <w:pPr>
            <w:pStyle w:val="Corpodetexto"/>
            <w:spacing w:after="160" w:line="360" w:lineRule="auto"/>
            <w:rPr>
              <w:rFonts w:cs="Arial"/>
              <w:szCs w:val="24"/>
            </w:rPr>
          </w:pPr>
        </w:p>
        <w:p w14:paraId="761D821C" w14:textId="77777777" w:rsidR="00DF3C10" w:rsidRDefault="00DF3C10" w:rsidP="00C4701D">
          <w:pPr>
            <w:pStyle w:val="Corpodetexto"/>
            <w:spacing w:after="160" w:line="360" w:lineRule="auto"/>
            <w:rPr>
              <w:rFonts w:cs="Arial"/>
              <w:szCs w:val="24"/>
            </w:rPr>
          </w:pPr>
        </w:p>
        <w:p w14:paraId="00C4FFC9" w14:textId="77777777" w:rsidR="005A3D2A" w:rsidRDefault="00C4701D" w:rsidP="005A3D2A">
          <w:pPr>
            <w:pStyle w:val="Corpodetexto"/>
            <w:spacing w:after="160" w:line="360" w:lineRule="auto"/>
            <w:rPr>
              <w:rFonts w:cs="Arial"/>
              <w:szCs w:val="24"/>
            </w:rPr>
          </w:pPr>
          <w:r>
            <w:rPr>
              <w:rFonts w:cs="Arial"/>
              <w:szCs w:val="24"/>
            </w:rPr>
            <w:t>4.7. Tela de Visualização/Cadastro de Exames, Receitas e Diagnóstico.</w:t>
          </w:r>
        </w:p>
        <w:p w14:paraId="2500C9EF" w14:textId="77777777" w:rsidR="00DF3C10" w:rsidRDefault="00B6048B" w:rsidP="00DF3C10">
          <w:pPr>
            <w:pStyle w:val="Corpodetexto"/>
            <w:keepNext/>
            <w:spacing w:after="160" w:line="360" w:lineRule="auto"/>
            <w:jc w:val="center"/>
          </w:pPr>
          <w:r w:rsidRPr="00B6048B">
            <w:rPr>
              <w:rFonts w:cs="Arial"/>
              <w:noProof/>
              <w:szCs w:val="24"/>
            </w:rPr>
            <w:drawing>
              <wp:inline distT="0" distB="0" distL="0" distR="0" wp14:anchorId="12671950" wp14:editId="748BBD5F">
                <wp:extent cx="5852160" cy="3294042"/>
                <wp:effectExtent l="0" t="0" r="0" b="190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3322" cy="3294696"/>
                        </a:xfrm>
                        <a:prstGeom prst="rect">
                          <a:avLst/>
                        </a:prstGeom>
                      </pic:spPr>
                    </pic:pic>
                  </a:graphicData>
                </a:graphic>
              </wp:inline>
            </w:drawing>
          </w:r>
        </w:p>
        <w:p w14:paraId="2A4F8C39" w14:textId="0DD51E1C" w:rsidR="00DF3C10" w:rsidRDefault="00DF3C10" w:rsidP="00EC2F2B">
          <w:pPr>
            <w:pStyle w:val="Legenda"/>
          </w:pPr>
          <w:bookmarkStart w:id="96" w:name="_Toc224293144"/>
          <w:r>
            <w:t xml:space="preserve">Figura </w:t>
          </w:r>
          <w:r>
            <w:fldChar w:fldCharType="begin"/>
          </w:r>
          <w:r>
            <w:instrText xml:space="preserve"> SEQ Figura \* ARABIC </w:instrText>
          </w:r>
          <w:r>
            <w:fldChar w:fldCharType="separate"/>
          </w:r>
          <w:r>
            <w:rPr>
              <w:noProof/>
            </w:rPr>
            <w:t>12</w:t>
          </w:r>
          <w:r>
            <w:fldChar w:fldCharType="end"/>
          </w:r>
          <w:r>
            <w:t>: Tela de Cadastro de Exames, Receitas e Diagnóstico</w:t>
          </w:r>
          <w:bookmarkEnd w:id="96"/>
          <w:r>
            <w:br/>
          </w:r>
        </w:p>
        <w:p w14:paraId="132FE55A" w14:textId="77777777" w:rsidR="00DF3C10" w:rsidRDefault="00B6048B" w:rsidP="00DF3C10">
          <w:pPr>
            <w:pStyle w:val="Corpodetexto"/>
            <w:keepNext/>
            <w:spacing w:after="160" w:line="360" w:lineRule="auto"/>
          </w:pPr>
          <w:r w:rsidRPr="00B6048B">
            <w:rPr>
              <w:rFonts w:cs="Arial"/>
              <w:noProof/>
              <w:szCs w:val="24"/>
            </w:rPr>
            <w:lastRenderedPageBreak/>
            <w:drawing>
              <wp:inline distT="0" distB="0" distL="0" distR="0" wp14:anchorId="6C6659C8" wp14:editId="53BCB587">
                <wp:extent cx="6120130" cy="344741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447415"/>
                        </a:xfrm>
                        <a:prstGeom prst="rect">
                          <a:avLst/>
                        </a:prstGeom>
                      </pic:spPr>
                    </pic:pic>
                  </a:graphicData>
                </a:graphic>
              </wp:inline>
            </w:drawing>
          </w:r>
        </w:p>
        <w:p w14:paraId="328513E0" w14:textId="5FA7856B" w:rsidR="00B6048B" w:rsidRDefault="00DF3C10" w:rsidP="00EC2F2B">
          <w:pPr>
            <w:pStyle w:val="Legenda"/>
            <w:rPr>
              <w:rFonts w:cs="Arial"/>
              <w:szCs w:val="24"/>
            </w:rPr>
          </w:pPr>
          <w:bookmarkStart w:id="97" w:name="_Toc224293145"/>
          <w:r>
            <w:t xml:space="preserve">Figura </w:t>
          </w:r>
          <w:r>
            <w:fldChar w:fldCharType="begin"/>
          </w:r>
          <w:r>
            <w:instrText xml:space="preserve"> SEQ Figura \* ARABIC </w:instrText>
          </w:r>
          <w:r>
            <w:fldChar w:fldCharType="separate"/>
          </w:r>
          <w:r>
            <w:rPr>
              <w:noProof/>
            </w:rPr>
            <w:t>13</w:t>
          </w:r>
          <w:r>
            <w:fldChar w:fldCharType="end"/>
          </w:r>
          <w:r>
            <w:t>: Tela de Visualização de Exames, Receitas e Diagnósticos</w:t>
          </w:r>
          <w:bookmarkEnd w:id="97"/>
        </w:p>
        <w:p w14:paraId="721EAC82" w14:textId="62D193E9" w:rsidR="00C4701D" w:rsidRDefault="00DF3C10" w:rsidP="00C4701D">
          <w:pPr>
            <w:pStyle w:val="Corpodetexto"/>
            <w:spacing w:after="160" w:line="360" w:lineRule="auto"/>
            <w:rPr>
              <w:rFonts w:cs="Arial"/>
              <w:szCs w:val="24"/>
            </w:rPr>
          </w:pPr>
          <w:r>
            <w:rPr>
              <w:b/>
              <w:bCs/>
            </w:rPr>
            <w:br/>
          </w:r>
          <w:r w:rsidR="00B6048B">
            <w:rPr>
              <w:rFonts w:cs="Arial"/>
              <w:szCs w:val="24"/>
            </w:rPr>
            <w:t xml:space="preserve">Na figura </w:t>
          </w:r>
          <w:r w:rsidR="0027062E">
            <w:rPr>
              <w:rFonts w:cs="Arial"/>
              <w:szCs w:val="24"/>
            </w:rPr>
            <w:t>12</w:t>
          </w:r>
          <w:r w:rsidR="00B6048B">
            <w:rPr>
              <w:rFonts w:cs="Arial"/>
              <w:szCs w:val="24"/>
            </w:rPr>
            <w:t>, é possível que o usuário cadastre exames, receitas e diagnósticos vinculados aquele agendamento o que facilitará a visualização posterior. Ele poderá visualizar esses documentos em outra tela sem o filtro de agendamento.</w:t>
          </w:r>
        </w:p>
        <w:p w14:paraId="77BA44F0" w14:textId="1D244B1B" w:rsidR="005A3D2A" w:rsidRDefault="00B6048B" w:rsidP="00C4701D">
          <w:pPr>
            <w:pStyle w:val="Corpodetexto"/>
            <w:spacing w:after="160" w:line="360" w:lineRule="auto"/>
            <w:rPr>
              <w:rFonts w:cs="Arial"/>
              <w:szCs w:val="24"/>
            </w:rPr>
          </w:pPr>
          <w:r>
            <w:rPr>
              <w:rFonts w:cs="Arial"/>
              <w:szCs w:val="24"/>
            </w:rPr>
            <w:t xml:space="preserve">Na figura </w:t>
          </w:r>
          <w:r w:rsidR="0027062E">
            <w:rPr>
              <w:rFonts w:cs="Arial"/>
              <w:szCs w:val="24"/>
            </w:rPr>
            <w:t>13</w:t>
          </w:r>
          <w:r>
            <w:rPr>
              <w:rFonts w:cs="Arial"/>
              <w:szCs w:val="24"/>
            </w:rPr>
            <w:t xml:space="preserve">, a tela de visualização dos documentos, ordenados por nome e data de realização. </w:t>
          </w:r>
        </w:p>
        <w:p w14:paraId="4EAE61D3" w14:textId="77777777" w:rsidR="002B75BF" w:rsidRDefault="002B75BF" w:rsidP="00C4701D">
          <w:pPr>
            <w:pStyle w:val="Corpodetexto"/>
            <w:spacing w:after="160" w:line="360" w:lineRule="auto"/>
            <w:rPr>
              <w:ins w:id="98" w:author="Douglas Cunha" w:date="2026-03-30T16:11:00Z" w16du:dateUtc="2026-03-30T19:11:00Z"/>
              <w:rFonts w:cs="Arial"/>
              <w:szCs w:val="24"/>
            </w:rPr>
          </w:pPr>
        </w:p>
        <w:p w14:paraId="6837DA65" w14:textId="77777777" w:rsidR="002B75BF" w:rsidRDefault="002B75BF" w:rsidP="00C4701D">
          <w:pPr>
            <w:pStyle w:val="Corpodetexto"/>
            <w:spacing w:after="160" w:line="360" w:lineRule="auto"/>
            <w:rPr>
              <w:ins w:id="99" w:author="Douglas Cunha" w:date="2026-03-30T16:11:00Z" w16du:dateUtc="2026-03-30T19:11:00Z"/>
              <w:rFonts w:cs="Arial"/>
              <w:szCs w:val="24"/>
            </w:rPr>
          </w:pPr>
        </w:p>
        <w:p w14:paraId="137458E7" w14:textId="77777777" w:rsidR="002B75BF" w:rsidRDefault="002B75BF" w:rsidP="00C4701D">
          <w:pPr>
            <w:pStyle w:val="Corpodetexto"/>
            <w:spacing w:after="160" w:line="360" w:lineRule="auto"/>
            <w:rPr>
              <w:ins w:id="100" w:author="Douglas Cunha" w:date="2026-03-30T16:11:00Z" w16du:dateUtc="2026-03-30T19:11:00Z"/>
              <w:rFonts w:cs="Arial"/>
              <w:szCs w:val="24"/>
            </w:rPr>
          </w:pPr>
        </w:p>
        <w:p w14:paraId="3663B601" w14:textId="77777777" w:rsidR="002B75BF" w:rsidRDefault="002B75BF" w:rsidP="00C4701D">
          <w:pPr>
            <w:pStyle w:val="Corpodetexto"/>
            <w:spacing w:after="160" w:line="360" w:lineRule="auto"/>
            <w:rPr>
              <w:ins w:id="101" w:author="Douglas Cunha" w:date="2026-03-30T16:11:00Z" w16du:dateUtc="2026-03-30T19:11:00Z"/>
              <w:rFonts w:cs="Arial"/>
              <w:szCs w:val="24"/>
            </w:rPr>
          </w:pPr>
        </w:p>
        <w:p w14:paraId="7380BC55" w14:textId="77777777" w:rsidR="002B75BF" w:rsidRDefault="002B75BF" w:rsidP="00C4701D">
          <w:pPr>
            <w:pStyle w:val="Corpodetexto"/>
            <w:spacing w:after="160" w:line="360" w:lineRule="auto"/>
            <w:rPr>
              <w:ins w:id="102" w:author="Douglas Cunha" w:date="2026-03-30T16:11:00Z" w16du:dateUtc="2026-03-30T19:11:00Z"/>
              <w:rFonts w:cs="Arial"/>
              <w:szCs w:val="24"/>
            </w:rPr>
          </w:pPr>
        </w:p>
        <w:p w14:paraId="41CA806B" w14:textId="77777777" w:rsidR="002B75BF" w:rsidRDefault="002B75BF" w:rsidP="00C4701D">
          <w:pPr>
            <w:pStyle w:val="Corpodetexto"/>
            <w:spacing w:after="160" w:line="360" w:lineRule="auto"/>
            <w:rPr>
              <w:ins w:id="103" w:author="Douglas Cunha" w:date="2026-03-30T16:11:00Z" w16du:dateUtc="2026-03-30T19:11:00Z"/>
              <w:rFonts w:cs="Arial"/>
              <w:szCs w:val="24"/>
            </w:rPr>
          </w:pPr>
        </w:p>
        <w:p w14:paraId="783807E0" w14:textId="77777777" w:rsidR="002B75BF" w:rsidRDefault="002B75BF" w:rsidP="00C4701D">
          <w:pPr>
            <w:pStyle w:val="Corpodetexto"/>
            <w:spacing w:after="160" w:line="360" w:lineRule="auto"/>
            <w:rPr>
              <w:ins w:id="104" w:author="Douglas Cunha" w:date="2026-03-30T16:11:00Z" w16du:dateUtc="2026-03-30T19:11:00Z"/>
              <w:rFonts w:cs="Arial"/>
              <w:szCs w:val="24"/>
            </w:rPr>
          </w:pPr>
        </w:p>
        <w:p w14:paraId="1E3BE355" w14:textId="77777777" w:rsidR="002B75BF" w:rsidRDefault="002B75BF" w:rsidP="00C4701D">
          <w:pPr>
            <w:pStyle w:val="Corpodetexto"/>
            <w:spacing w:after="160" w:line="360" w:lineRule="auto"/>
            <w:rPr>
              <w:ins w:id="105" w:author="Douglas Cunha" w:date="2026-03-30T16:11:00Z" w16du:dateUtc="2026-03-30T19:11:00Z"/>
              <w:rFonts w:cs="Arial"/>
              <w:szCs w:val="24"/>
            </w:rPr>
          </w:pPr>
        </w:p>
        <w:p w14:paraId="5C92A7C5" w14:textId="77777777" w:rsidR="002B75BF" w:rsidRDefault="002B75BF" w:rsidP="00C4701D">
          <w:pPr>
            <w:pStyle w:val="Corpodetexto"/>
            <w:spacing w:after="160" w:line="360" w:lineRule="auto"/>
            <w:rPr>
              <w:ins w:id="106" w:author="Douglas Cunha" w:date="2026-03-30T16:11:00Z" w16du:dateUtc="2026-03-30T19:11:00Z"/>
              <w:rFonts w:cs="Arial"/>
              <w:szCs w:val="24"/>
            </w:rPr>
          </w:pPr>
        </w:p>
        <w:p w14:paraId="5062D333" w14:textId="77777777" w:rsidR="002B75BF" w:rsidRDefault="002B75BF" w:rsidP="00C4701D">
          <w:pPr>
            <w:pStyle w:val="Corpodetexto"/>
            <w:spacing w:after="160" w:line="360" w:lineRule="auto"/>
            <w:rPr>
              <w:ins w:id="107" w:author="Douglas Cunha" w:date="2026-03-30T16:11:00Z" w16du:dateUtc="2026-03-30T19:11:00Z"/>
              <w:rFonts w:cs="Arial"/>
              <w:szCs w:val="24"/>
            </w:rPr>
          </w:pPr>
        </w:p>
        <w:p w14:paraId="43AF7888" w14:textId="65ED0196" w:rsidR="00C4701D" w:rsidRDefault="009307C7" w:rsidP="00C4701D">
          <w:pPr>
            <w:pStyle w:val="Corpodetexto"/>
            <w:spacing w:after="160" w:line="360" w:lineRule="auto"/>
            <w:rPr>
              <w:rFonts w:cs="Arial"/>
              <w:szCs w:val="24"/>
            </w:rPr>
          </w:pPr>
          <w:r>
            <w:rPr>
              <w:rFonts w:cs="Arial"/>
              <w:szCs w:val="24"/>
            </w:rPr>
            <w:t>4.8. Tela de Visualização</w:t>
          </w:r>
          <w:r w:rsidR="007F2E74">
            <w:rPr>
              <w:rFonts w:cs="Arial"/>
              <w:szCs w:val="24"/>
            </w:rPr>
            <w:t xml:space="preserve"> e </w:t>
          </w:r>
          <w:r>
            <w:rPr>
              <w:rFonts w:cs="Arial"/>
              <w:szCs w:val="24"/>
            </w:rPr>
            <w:t>Cadastro de Profissionais</w:t>
          </w:r>
          <w:r w:rsidR="005A3D2A">
            <w:rPr>
              <w:rFonts w:cs="Arial"/>
              <w:szCs w:val="24"/>
            </w:rPr>
            <w:t>.</w:t>
          </w:r>
        </w:p>
        <w:p w14:paraId="32FDB8A6" w14:textId="77777777" w:rsidR="00DF3C10" w:rsidRDefault="009307C7" w:rsidP="00DF3C10">
          <w:pPr>
            <w:pStyle w:val="Corpodetexto"/>
            <w:keepNext/>
            <w:spacing w:after="160" w:line="360" w:lineRule="auto"/>
            <w:jc w:val="center"/>
          </w:pPr>
          <w:r w:rsidRPr="009307C7">
            <w:rPr>
              <w:rFonts w:cs="Arial"/>
              <w:noProof/>
              <w:szCs w:val="24"/>
            </w:rPr>
            <w:drawing>
              <wp:inline distT="0" distB="0" distL="0" distR="0" wp14:anchorId="263BE9F8" wp14:editId="545040C0">
                <wp:extent cx="6120130" cy="3434080"/>
                <wp:effectExtent l="0" t="0" r="889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434080"/>
                        </a:xfrm>
                        <a:prstGeom prst="rect">
                          <a:avLst/>
                        </a:prstGeom>
                      </pic:spPr>
                    </pic:pic>
                  </a:graphicData>
                </a:graphic>
              </wp:inline>
            </w:drawing>
          </w:r>
        </w:p>
        <w:p w14:paraId="283C6B2E" w14:textId="607916FA" w:rsidR="009307C7" w:rsidRDefault="00DF3C10" w:rsidP="00EC2F2B">
          <w:pPr>
            <w:pStyle w:val="Legenda"/>
            <w:rPr>
              <w:rFonts w:cs="Arial"/>
              <w:szCs w:val="24"/>
            </w:rPr>
          </w:pPr>
          <w:bookmarkStart w:id="108" w:name="_Toc224293146"/>
          <w:r>
            <w:t xml:space="preserve">Figura </w:t>
          </w:r>
          <w:r>
            <w:fldChar w:fldCharType="begin"/>
          </w:r>
          <w:r>
            <w:instrText xml:space="preserve"> SEQ Figura \* ARABIC </w:instrText>
          </w:r>
          <w:r>
            <w:fldChar w:fldCharType="separate"/>
          </w:r>
          <w:r>
            <w:rPr>
              <w:noProof/>
            </w:rPr>
            <w:t>14</w:t>
          </w:r>
          <w:r>
            <w:fldChar w:fldCharType="end"/>
          </w:r>
          <w:r>
            <w:t>: Tela de Visualização e Cadastro de Profissionais</w:t>
          </w:r>
          <w:bookmarkEnd w:id="108"/>
          <w:r>
            <w:br/>
          </w:r>
        </w:p>
        <w:p w14:paraId="68D251C5" w14:textId="2379A350" w:rsidR="009307C7" w:rsidRDefault="009307C7" w:rsidP="009307C7">
          <w:pPr>
            <w:pStyle w:val="Corpodetexto"/>
            <w:spacing w:after="160" w:line="360" w:lineRule="auto"/>
            <w:rPr>
              <w:rFonts w:cs="Arial"/>
              <w:szCs w:val="24"/>
            </w:rPr>
          </w:pPr>
          <w:r>
            <w:rPr>
              <w:rFonts w:cs="Arial"/>
              <w:szCs w:val="24"/>
            </w:rPr>
            <w:t xml:space="preserve">Na figura </w:t>
          </w:r>
          <w:r w:rsidR="007F2E74">
            <w:rPr>
              <w:rFonts w:cs="Arial"/>
              <w:szCs w:val="24"/>
            </w:rPr>
            <w:t>14</w:t>
          </w:r>
          <w:r>
            <w:rPr>
              <w:rFonts w:cs="Arial"/>
              <w:szCs w:val="24"/>
            </w:rPr>
            <w:t>, a tela de contatos possibilita a centralização de endereços e contatos de profissionais. O cadastro é feito via agendamento e a separação na hora da visualização facilita para que o usuário não precise entrar no agendamento para visualizar um contato profissional.</w:t>
          </w:r>
        </w:p>
        <w:p w14:paraId="26950DD4" w14:textId="77777777" w:rsidR="001A6BE4" w:rsidRDefault="001A6BE4">
          <w:pPr>
            <w:pStyle w:val="Corpodetexto"/>
            <w:spacing w:after="160" w:line="360" w:lineRule="auto"/>
            <w:rPr>
              <w:rFonts w:cs="Arial"/>
              <w:szCs w:val="24"/>
            </w:rPr>
          </w:pPr>
        </w:p>
        <w:p w14:paraId="6D6B6FA4" w14:textId="6FC334AB" w:rsidR="001A6BE4" w:rsidRPr="005B22A8" w:rsidRDefault="00D850D6" w:rsidP="005B22A8">
          <w:pPr>
            <w:pStyle w:val="Corpodetexto"/>
            <w:spacing w:after="160" w:line="360" w:lineRule="auto"/>
            <w:rPr>
              <w:rFonts w:cs="Arial"/>
              <w:szCs w:val="24"/>
            </w:rPr>
          </w:pPr>
        </w:p>
      </w:sdtContent>
    </w:sdt>
    <w:p w14:paraId="5B262AF8" w14:textId="77777777" w:rsidR="002B75BF" w:rsidRDefault="002B75BF">
      <w:pPr>
        <w:spacing w:before="0" w:after="160" w:line="259" w:lineRule="auto"/>
        <w:jc w:val="left"/>
        <w:rPr>
          <w:ins w:id="109" w:author="Douglas Cunha" w:date="2026-03-30T16:11:00Z" w16du:dateUtc="2026-03-30T19:11:00Z"/>
        </w:rPr>
      </w:pPr>
    </w:p>
    <w:p w14:paraId="5B7C4EF8" w14:textId="77777777" w:rsidR="002B75BF" w:rsidRDefault="002B75BF">
      <w:pPr>
        <w:spacing w:before="0" w:after="160" w:line="259" w:lineRule="auto"/>
        <w:jc w:val="left"/>
        <w:rPr>
          <w:ins w:id="110" w:author="Douglas Cunha" w:date="2026-03-30T16:11:00Z" w16du:dateUtc="2026-03-30T19:11:00Z"/>
        </w:rPr>
      </w:pPr>
    </w:p>
    <w:p w14:paraId="41E0394D" w14:textId="77777777" w:rsidR="002B75BF" w:rsidRDefault="002B75BF">
      <w:pPr>
        <w:spacing w:before="0" w:after="160" w:line="259" w:lineRule="auto"/>
        <w:jc w:val="left"/>
        <w:rPr>
          <w:ins w:id="111" w:author="Douglas Cunha" w:date="2026-03-30T16:11:00Z" w16du:dateUtc="2026-03-30T19:11:00Z"/>
        </w:rPr>
      </w:pPr>
    </w:p>
    <w:p w14:paraId="723EA51D" w14:textId="77777777" w:rsidR="002B75BF" w:rsidRDefault="002B75BF">
      <w:pPr>
        <w:spacing w:before="0" w:after="160" w:line="259" w:lineRule="auto"/>
        <w:jc w:val="left"/>
        <w:rPr>
          <w:ins w:id="112" w:author="Douglas Cunha" w:date="2026-03-30T16:11:00Z" w16du:dateUtc="2026-03-30T19:11:00Z"/>
        </w:rPr>
      </w:pPr>
    </w:p>
    <w:p w14:paraId="55914C0E" w14:textId="77777777" w:rsidR="002B75BF" w:rsidRDefault="002B75BF">
      <w:pPr>
        <w:spacing w:before="0" w:after="160" w:line="259" w:lineRule="auto"/>
        <w:jc w:val="left"/>
        <w:rPr>
          <w:ins w:id="113" w:author="Douglas Cunha" w:date="2026-03-30T16:11:00Z" w16du:dateUtc="2026-03-30T19:11:00Z"/>
        </w:rPr>
      </w:pPr>
    </w:p>
    <w:p w14:paraId="24E27427" w14:textId="77777777" w:rsidR="002B75BF" w:rsidRDefault="002B75BF">
      <w:pPr>
        <w:spacing w:before="0" w:after="160" w:line="259" w:lineRule="auto"/>
        <w:jc w:val="left"/>
        <w:rPr>
          <w:ins w:id="114" w:author="Douglas Cunha" w:date="2026-03-30T16:11:00Z" w16du:dateUtc="2026-03-30T19:11:00Z"/>
        </w:rPr>
      </w:pPr>
    </w:p>
    <w:p w14:paraId="348138B1" w14:textId="77777777" w:rsidR="002B75BF" w:rsidRDefault="002B75BF">
      <w:pPr>
        <w:spacing w:before="0" w:after="160" w:line="259" w:lineRule="auto"/>
        <w:jc w:val="left"/>
        <w:rPr>
          <w:ins w:id="115" w:author="Douglas Cunha" w:date="2026-03-30T16:11:00Z" w16du:dateUtc="2026-03-30T19:11:00Z"/>
        </w:rPr>
      </w:pPr>
    </w:p>
    <w:p w14:paraId="32213DFE" w14:textId="77777777" w:rsidR="002B75BF" w:rsidRDefault="002B75BF">
      <w:pPr>
        <w:spacing w:before="0" w:after="160" w:line="259" w:lineRule="auto"/>
        <w:jc w:val="left"/>
        <w:rPr>
          <w:ins w:id="116" w:author="Douglas Cunha" w:date="2026-03-30T16:11:00Z" w16du:dateUtc="2026-03-30T19:11:00Z"/>
        </w:rPr>
      </w:pPr>
    </w:p>
    <w:p w14:paraId="4DA6C8E2" w14:textId="44AB9387" w:rsidR="001A6BE4" w:rsidDel="002B75BF" w:rsidRDefault="00BF4BB7">
      <w:pPr>
        <w:spacing w:before="0" w:after="160" w:line="259" w:lineRule="auto"/>
        <w:jc w:val="left"/>
        <w:rPr>
          <w:del w:id="117" w:author="Douglas Cunha" w:date="2026-03-30T16:11:00Z" w16du:dateUtc="2026-03-30T19:11:00Z"/>
        </w:rPr>
      </w:pPr>
      <w:del w:id="118" w:author="Douglas Cunha" w:date="2026-03-30T16:11:00Z" w16du:dateUtc="2026-03-30T19:11:00Z">
        <w:r w:rsidDel="002B75BF">
          <w:lastRenderedPageBreak/>
          <w:br w:type="page"/>
        </w:r>
      </w:del>
    </w:p>
    <w:sdt>
      <w:sdtPr>
        <w:rPr>
          <w:b/>
          <w:caps/>
        </w:rPr>
        <w:id w:val="-666630279"/>
        <w:docPartObj>
          <w:docPartGallery w:val="Bibliographies"/>
          <w:docPartUnique/>
        </w:docPartObj>
      </w:sdtPr>
      <w:sdtEndPr>
        <w:rPr>
          <w:rFonts w:cs="Arial"/>
        </w:rPr>
      </w:sdtEndPr>
      <w:sdtContent>
        <w:p w14:paraId="0B1D3052" w14:textId="693D8228" w:rsidR="002B75BF" w:rsidRDefault="002B75BF" w:rsidP="002B75BF">
          <w:pPr>
            <w:spacing w:before="0" w:after="160" w:line="259" w:lineRule="auto"/>
            <w:jc w:val="left"/>
            <w:rPr>
              <w:ins w:id="119" w:author="Douglas Cunha" w:date="2026-03-30T16:11:00Z" w16du:dateUtc="2026-03-30T19:11:00Z"/>
              <w:b/>
              <w:caps/>
            </w:rPr>
          </w:pPr>
          <w:ins w:id="120" w:author="Douglas Cunha" w:date="2026-03-30T16:11:00Z" w16du:dateUtc="2026-03-30T19:11:00Z">
            <w:r>
              <w:rPr>
                <w:b/>
                <w:caps/>
              </w:rPr>
              <w:t>COLOCAR AS REFERÊNCIAS EM</w:t>
            </w:r>
          </w:ins>
          <w:ins w:id="121" w:author="Douglas Cunha" w:date="2026-03-30T16:12:00Z" w16du:dateUtc="2026-03-30T19:12:00Z">
            <w:r>
              <w:rPr>
                <w:b/>
                <w:caps/>
              </w:rPr>
              <w:t xml:space="preserve"> ORDEM ALFABÉTICA</w:t>
            </w:r>
          </w:ins>
        </w:p>
        <w:p w14:paraId="4CF622CA" w14:textId="25FD8D29" w:rsidR="002B75BF" w:rsidRDefault="00BF4BB7" w:rsidP="002B75BF">
          <w:pPr>
            <w:spacing w:before="0" w:after="160" w:line="259" w:lineRule="auto"/>
            <w:jc w:val="left"/>
            <w:rPr>
              <w:ins w:id="122" w:author="Douglas Cunha" w:date="2026-03-30T16:11:00Z" w16du:dateUtc="2026-03-30T19:11:00Z"/>
              <w:lang w:val="en-US"/>
            </w:rPr>
            <w:pPrChange w:id="123" w:author="Douglas Cunha" w:date="2026-03-30T16:11:00Z" w16du:dateUtc="2026-03-30T19:11:00Z">
              <w:pPr>
                <w:pStyle w:val="Ttulo1"/>
                <w:numPr>
                  <w:numId w:val="0"/>
                </w:numPr>
                <w:tabs>
                  <w:tab w:val="clear" w:pos="-720"/>
                </w:tabs>
                <w:ind w:firstLine="0"/>
              </w:pPr>
            </w:pPrChange>
          </w:pPr>
          <w:r w:rsidRPr="00081CDB">
            <w:rPr>
              <w:lang w:val="en-US"/>
            </w:rPr>
            <w:t xml:space="preserve">8. </w:t>
          </w:r>
          <w:bookmarkStart w:id="124" w:name="_Toc434956076"/>
          <w:bookmarkStart w:id="125" w:name="_Toc436215889"/>
          <w:r w:rsidRPr="00081CDB">
            <w:rPr>
              <w:lang w:val="en-US"/>
            </w:rPr>
            <w:t>Referênc</w:t>
          </w:r>
          <w:commentRangeStart w:id="126"/>
          <w:r w:rsidRPr="00081CDB">
            <w:rPr>
              <w:lang w:val="en-US"/>
            </w:rPr>
            <w:t>ias</w:t>
          </w:r>
          <w:bookmarkEnd w:id="124"/>
          <w:bookmarkEnd w:id="125"/>
          <w:commentRangeEnd w:id="126"/>
          <w:r w:rsidR="002B75BF">
            <w:rPr>
              <w:rStyle w:val="Refdecomentrio"/>
              <w:sz w:val="24"/>
              <w:szCs w:val="22"/>
              <w:lang w:val="en-US"/>
            </w:rPr>
            <w:commentReference w:id="126"/>
          </w:r>
        </w:p>
        <w:p w14:paraId="12756BEF" w14:textId="2F2C2E3A" w:rsidR="001A6BE4" w:rsidRPr="002B75BF" w:rsidRDefault="00D850D6" w:rsidP="002B75BF">
          <w:pPr>
            <w:rPr>
              <w:lang w:val="en-US"/>
            </w:rPr>
            <w:pPrChange w:id="127" w:author="Douglas Cunha" w:date="2026-03-30T16:11:00Z" w16du:dateUtc="2026-03-30T19:11:00Z">
              <w:pPr>
                <w:pStyle w:val="Ttulo1"/>
                <w:numPr>
                  <w:numId w:val="0"/>
                </w:numPr>
                <w:tabs>
                  <w:tab w:val="clear" w:pos="-720"/>
                </w:tabs>
                <w:ind w:firstLine="0"/>
              </w:pPr>
            </w:pPrChange>
          </w:pPr>
        </w:p>
      </w:sdtContent>
    </w:sdt>
    <w:p w14:paraId="34E4EA5E"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ANGULAR. </w:t>
      </w:r>
      <w:r w:rsidRPr="00DF3C10">
        <w:rPr>
          <w:rFonts w:ascii="Arial" w:hAnsi="Arial" w:cs="Arial"/>
          <w:b/>
          <w:bCs/>
        </w:rPr>
        <w:t>Overview</w:t>
      </w:r>
      <w:r w:rsidRPr="00DF3C10">
        <w:rPr>
          <w:rFonts w:ascii="Arial" w:hAnsi="Arial" w:cs="Arial"/>
        </w:rPr>
        <w:t xml:space="preserve">. Disponível em: </w:t>
      </w:r>
      <w:hyperlink r:id="rId32" w:tgtFrame="_blank" w:history="1">
        <w:r w:rsidRPr="00DF3C10">
          <w:rPr>
            <w:rStyle w:val="Hyperlink"/>
            <w:rFonts w:ascii="Arial" w:eastAsiaTheme="majorEastAsia" w:hAnsi="Arial" w:cs="Arial"/>
          </w:rPr>
          <w:t>https://angular.dev/overview</w:t>
        </w:r>
      </w:hyperlink>
      <w:r w:rsidRPr="00DF3C10">
        <w:rPr>
          <w:rFonts w:ascii="Arial" w:hAnsi="Arial" w:cs="Arial"/>
        </w:rPr>
        <w:t>. Acesso em: 17 jun. 2025.</w:t>
      </w:r>
    </w:p>
    <w:p w14:paraId="4CFFD524"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BRASIL. Ministério da Saúde. </w:t>
      </w:r>
      <w:r w:rsidRPr="00DF3C10">
        <w:rPr>
          <w:rFonts w:ascii="Arial" w:hAnsi="Arial" w:cs="Arial"/>
          <w:b/>
          <w:bCs/>
        </w:rPr>
        <w:t>Absenteísmo no Sistema Único de Saúde (SUS)</w:t>
      </w:r>
      <w:r w:rsidRPr="00DF3C10">
        <w:rPr>
          <w:rFonts w:ascii="Arial" w:hAnsi="Arial" w:cs="Arial"/>
        </w:rPr>
        <w:t xml:space="preserve">. Wiki da Regulação em Saúde. Disponível em: </w:t>
      </w:r>
      <w:hyperlink r:id="rId33" w:tgtFrame="_blank" w:history="1">
        <w:r w:rsidRPr="00DF3C10">
          <w:rPr>
            <w:rStyle w:val="Hyperlink"/>
            <w:rFonts w:ascii="Arial" w:eastAsiaTheme="majorEastAsia" w:hAnsi="Arial" w:cs="Arial"/>
          </w:rPr>
          <w:t>https://wiki.saude.gov.br/regulacao/index.php/Absente%C3%ADsmo_no_Sistema_%C3%9Anico_de_Sa%C3%BAde_(SUS</w:t>
        </w:r>
      </w:hyperlink>
      <w:r w:rsidRPr="00DF3C10">
        <w:rPr>
          <w:rFonts w:ascii="Arial" w:hAnsi="Arial" w:cs="Arial"/>
        </w:rPr>
        <w:t>. Acesso em: 17 jun. 2025.</w:t>
      </w:r>
    </w:p>
    <w:p w14:paraId="0DA09A60"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CIRNE, M. R.; CYRINO, C. M. S.; MARTINS, M. R.; FRANZINI, O. R. da S.; CONSORTI, E. M.; BICUDO, T. B.; JULIANI, C. M. C. M. </w:t>
      </w:r>
      <w:r w:rsidRPr="00DF3C10">
        <w:rPr>
          <w:rFonts w:ascii="Arial" w:hAnsi="Arial" w:cs="Arial"/>
          <w:b/>
          <w:bCs/>
        </w:rPr>
        <w:t>Tecnologia de informação e comunicação na saúde: revisão integrativa</w:t>
      </w:r>
      <w:r w:rsidRPr="00DF3C10">
        <w:rPr>
          <w:rFonts w:ascii="Arial" w:hAnsi="Arial" w:cs="Arial"/>
        </w:rPr>
        <w:t xml:space="preserve">. Revista Recien - Revista Científica de Enfermagem, [S. l.], v. 13, n. 41, p. 890–904, 2023. DOI: 10.24276/rrecien2023.13.41.890-904. Disponível em: </w:t>
      </w:r>
      <w:hyperlink r:id="rId34" w:tgtFrame="_blank" w:history="1">
        <w:r w:rsidRPr="00DF3C10">
          <w:rPr>
            <w:rStyle w:val="Hyperlink"/>
            <w:rFonts w:ascii="Arial" w:eastAsiaTheme="majorEastAsia" w:hAnsi="Arial" w:cs="Arial"/>
          </w:rPr>
          <w:t>https://recien.com.br/index.php/Recien/article/view/807</w:t>
        </w:r>
      </w:hyperlink>
      <w:r w:rsidRPr="00DF3C10">
        <w:rPr>
          <w:rFonts w:ascii="Arial" w:hAnsi="Arial" w:cs="Arial"/>
        </w:rPr>
        <w:t>. Acesso em: 17 jun. 2025.</w:t>
      </w:r>
    </w:p>
    <w:p w14:paraId="654F159C"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rPr>
        <w:t xml:space="preserve">ELMASRI, R.; NAVATHE, S. B. </w:t>
      </w:r>
      <w:r w:rsidRPr="00DF3C10">
        <w:rPr>
          <w:rFonts w:ascii="Arial" w:hAnsi="Arial" w:cs="Arial"/>
          <w:b/>
          <w:bCs/>
        </w:rPr>
        <w:t>Sistemas de banco de dados</w:t>
      </w:r>
      <w:r w:rsidRPr="00DF3C10">
        <w:rPr>
          <w:rFonts w:ascii="Arial" w:hAnsi="Arial" w:cs="Arial"/>
        </w:rPr>
        <w:t xml:space="preserve">. </w:t>
      </w:r>
      <w:r w:rsidRPr="00DF3C10">
        <w:rPr>
          <w:rFonts w:ascii="Arial" w:hAnsi="Arial" w:cs="Arial"/>
          <w:lang w:val="en-US"/>
        </w:rPr>
        <w:t>6. ed. São Paulo: Pearson Addison Wesley, 2011.</w:t>
      </w:r>
    </w:p>
    <w:p w14:paraId="25FCFF7A"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GOOGLE. </w:t>
      </w:r>
      <w:r w:rsidRPr="00DF3C10">
        <w:rPr>
          <w:rFonts w:ascii="Arial" w:hAnsi="Arial" w:cs="Arial"/>
          <w:b/>
          <w:bCs/>
          <w:lang w:val="en-US"/>
        </w:rPr>
        <w:t>Create events: Google Calendar API</w:t>
      </w:r>
      <w:r w:rsidRPr="00DF3C10">
        <w:rPr>
          <w:rFonts w:ascii="Arial" w:hAnsi="Arial" w:cs="Arial"/>
          <w:lang w:val="en-US"/>
        </w:rPr>
        <w:t xml:space="preserve">. </w:t>
      </w:r>
      <w:r w:rsidRPr="00DF3C10">
        <w:rPr>
          <w:rFonts w:ascii="Arial" w:hAnsi="Arial" w:cs="Arial"/>
        </w:rPr>
        <w:t xml:space="preserve">Google Workspace for Developers. Disponível em: </w:t>
      </w:r>
      <w:hyperlink r:id="rId35" w:tgtFrame="_blank" w:history="1">
        <w:r w:rsidRPr="00DF3C10">
          <w:rPr>
            <w:rStyle w:val="Hyperlink"/>
            <w:rFonts w:ascii="Arial" w:eastAsiaTheme="majorEastAsia" w:hAnsi="Arial" w:cs="Arial"/>
          </w:rPr>
          <w:t>https://developers.google.com/workspace/calendar/api/guides/create-events?hl=pt-br</w:t>
        </w:r>
      </w:hyperlink>
      <w:r w:rsidRPr="00DF3C10">
        <w:rPr>
          <w:rFonts w:ascii="Arial" w:hAnsi="Arial" w:cs="Arial"/>
        </w:rPr>
        <w:t>. Acesso em: 12 mar. 2026.</w:t>
      </w:r>
    </w:p>
    <w:p w14:paraId="75E1C42F"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HARDT, D. (Ed.). </w:t>
      </w:r>
      <w:r w:rsidRPr="00DF3C10">
        <w:rPr>
          <w:rFonts w:ascii="Arial" w:hAnsi="Arial" w:cs="Arial"/>
          <w:b/>
          <w:bCs/>
          <w:lang w:val="en-US"/>
        </w:rPr>
        <w:t>The OAuth 2.0 Authorization Framework</w:t>
      </w:r>
      <w:r w:rsidRPr="00DF3C10">
        <w:rPr>
          <w:rFonts w:ascii="Arial" w:hAnsi="Arial" w:cs="Arial"/>
          <w:lang w:val="en-US"/>
        </w:rPr>
        <w:t xml:space="preserve">. RFC 6749, Internet Engineering Task Force (IETF), out. 2012. </w:t>
      </w:r>
      <w:r w:rsidRPr="00DF3C10">
        <w:rPr>
          <w:rFonts w:ascii="Arial" w:hAnsi="Arial" w:cs="Arial"/>
        </w:rPr>
        <w:t xml:space="preserve">Disponível em: </w:t>
      </w:r>
      <w:hyperlink r:id="rId36" w:tgtFrame="_blank" w:history="1">
        <w:r w:rsidRPr="00DF3C10">
          <w:rPr>
            <w:rStyle w:val="Hyperlink"/>
            <w:rFonts w:ascii="Arial" w:eastAsiaTheme="majorEastAsia" w:hAnsi="Arial" w:cs="Arial"/>
          </w:rPr>
          <w:t>https://datatracker.ietf.org/doc/html/rfc6749</w:t>
        </w:r>
      </w:hyperlink>
      <w:r w:rsidRPr="00DF3C10">
        <w:rPr>
          <w:rFonts w:ascii="Arial" w:hAnsi="Arial" w:cs="Arial"/>
        </w:rPr>
        <w:t>. Acesso em: 11 mar. 2026.</w:t>
      </w:r>
    </w:p>
    <w:p w14:paraId="7130293F"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lang w:val="en-US"/>
        </w:rPr>
        <w:t xml:space="preserve">JETBRAINS. </w:t>
      </w:r>
      <w:r w:rsidRPr="00DF3C10">
        <w:rPr>
          <w:rFonts w:ascii="Arial" w:hAnsi="Arial" w:cs="Arial"/>
          <w:b/>
          <w:bCs/>
          <w:lang w:val="en-US"/>
        </w:rPr>
        <w:t>IntelliJ IDEA: Capable and Ergonomic Java IDE</w:t>
      </w:r>
      <w:r w:rsidRPr="00DF3C10">
        <w:rPr>
          <w:rFonts w:ascii="Arial" w:hAnsi="Arial" w:cs="Arial"/>
          <w:lang w:val="en-US"/>
        </w:rPr>
        <w:t xml:space="preserve">. </w:t>
      </w:r>
      <w:r w:rsidRPr="00DF3C10">
        <w:rPr>
          <w:rFonts w:ascii="Arial" w:hAnsi="Arial" w:cs="Arial"/>
        </w:rPr>
        <w:t xml:space="preserve">Praga: JetBrains s.r.o., 2026. Disponível em: </w:t>
      </w:r>
      <w:hyperlink r:id="rId37" w:tgtFrame="_blank" w:history="1">
        <w:r w:rsidRPr="00DF3C10">
          <w:rPr>
            <w:rStyle w:val="Hyperlink"/>
            <w:rFonts w:ascii="Arial" w:eastAsiaTheme="majorEastAsia" w:hAnsi="Arial" w:cs="Arial"/>
          </w:rPr>
          <w:t>https://www.jetbrains.com/idea/</w:t>
        </w:r>
      </w:hyperlink>
      <w:r w:rsidRPr="00DF3C10">
        <w:rPr>
          <w:rFonts w:ascii="Arial" w:hAnsi="Arial" w:cs="Arial"/>
        </w:rPr>
        <w:t xml:space="preserve">. </w:t>
      </w:r>
      <w:r w:rsidRPr="00DF3C10">
        <w:rPr>
          <w:rFonts w:ascii="Arial" w:hAnsi="Arial" w:cs="Arial"/>
          <w:lang w:val="en-US"/>
        </w:rPr>
        <w:t>Acesso em: 13 mar. 2026.</w:t>
      </w:r>
    </w:p>
    <w:p w14:paraId="5FAB3E8F"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LINUX FOUNDATION. </w:t>
      </w:r>
      <w:r w:rsidRPr="00DF3C10">
        <w:rPr>
          <w:rFonts w:ascii="Arial" w:hAnsi="Arial" w:cs="Arial"/>
          <w:b/>
          <w:bCs/>
          <w:lang w:val="en-US"/>
        </w:rPr>
        <w:t>Cloud Native Computing Foundation (CNCF) - Overview and Projects</w:t>
      </w:r>
      <w:r w:rsidRPr="00DF3C10">
        <w:rPr>
          <w:rFonts w:ascii="Arial" w:hAnsi="Arial" w:cs="Arial"/>
          <w:lang w:val="en-US"/>
        </w:rPr>
        <w:t xml:space="preserve">. San Francisco: The Linux Foundation. Disponível em: </w:t>
      </w:r>
      <w:hyperlink r:id="rId38" w:tgtFrame="_blank" w:history="1">
        <w:r w:rsidRPr="00DF3C10">
          <w:rPr>
            <w:rStyle w:val="Hyperlink"/>
            <w:rFonts w:ascii="Arial" w:eastAsiaTheme="majorEastAsia" w:hAnsi="Arial" w:cs="Arial"/>
            <w:lang w:val="en-US"/>
          </w:rPr>
          <w:t>https://www.cncf.io/</w:t>
        </w:r>
      </w:hyperlink>
      <w:r w:rsidRPr="00DF3C10">
        <w:rPr>
          <w:rFonts w:ascii="Arial" w:hAnsi="Arial" w:cs="Arial"/>
          <w:lang w:val="en-US"/>
        </w:rPr>
        <w:t xml:space="preserve">. </w:t>
      </w:r>
      <w:r w:rsidRPr="00DF3C10">
        <w:rPr>
          <w:rFonts w:ascii="Arial" w:hAnsi="Arial" w:cs="Arial"/>
        </w:rPr>
        <w:t>Acesso em: 11 mar. 2026.</w:t>
      </w:r>
    </w:p>
    <w:p w14:paraId="478BEAB6" w14:textId="77777777" w:rsidR="00DF3C10" w:rsidRPr="00DF3C10" w:rsidRDefault="00DF3C10" w:rsidP="00DF3C10">
      <w:pPr>
        <w:pStyle w:val="NormalWeb"/>
        <w:spacing w:line="360" w:lineRule="auto"/>
        <w:rPr>
          <w:rFonts w:ascii="Arial" w:hAnsi="Arial" w:cs="Arial"/>
        </w:rPr>
      </w:pPr>
      <w:r w:rsidRPr="00DF3C10">
        <w:rPr>
          <w:rFonts w:ascii="Arial" w:hAnsi="Arial" w:cs="Arial"/>
        </w:rPr>
        <w:lastRenderedPageBreak/>
        <w:t xml:space="preserve">MICROSOFT AZURE. </w:t>
      </w:r>
      <w:r w:rsidRPr="00DF3C10">
        <w:rPr>
          <w:rFonts w:ascii="Arial" w:hAnsi="Arial" w:cs="Arial"/>
          <w:b/>
          <w:bCs/>
        </w:rPr>
        <w:t>What is DevOps</w:t>
      </w:r>
      <w:r w:rsidRPr="00DF3C10">
        <w:rPr>
          <w:rFonts w:ascii="Arial" w:hAnsi="Arial" w:cs="Arial"/>
        </w:rPr>
        <w:t xml:space="preserve">. Disponível em: </w:t>
      </w:r>
      <w:hyperlink r:id="rId39" w:tgtFrame="_blank" w:history="1">
        <w:r w:rsidRPr="00DF3C10">
          <w:rPr>
            <w:rStyle w:val="Hyperlink"/>
            <w:rFonts w:ascii="Arial" w:eastAsiaTheme="majorEastAsia" w:hAnsi="Arial" w:cs="Arial"/>
          </w:rPr>
          <w:t>https://azure.microsoft.com/pt-br/resources/cloud-computing-dictionary/what-is-devops</w:t>
        </w:r>
      </w:hyperlink>
      <w:r w:rsidRPr="00DF3C10">
        <w:rPr>
          <w:rFonts w:ascii="Arial" w:hAnsi="Arial" w:cs="Arial"/>
        </w:rPr>
        <w:t>. Acesso em: 17 jun. 2025.</w:t>
      </w:r>
    </w:p>
    <w:p w14:paraId="5DB81E22"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MICROSOFT. </w:t>
      </w:r>
      <w:r w:rsidRPr="00DF3C10">
        <w:rPr>
          <w:rFonts w:ascii="Arial" w:hAnsi="Arial" w:cs="Arial"/>
          <w:b/>
          <w:bCs/>
        </w:rPr>
        <w:t>Visual Studio Code: Code editing. Redefined</w:t>
      </w:r>
      <w:r w:rsidRPr="00DF3C10">
        <w:rPr>
          <w:rFonts w:ascii="Arial" w:hAnsi="Arial" w:cs="Arial"/>
        </w:rPr>
        <w:t xml:space="preserve">. Redmond: Microsoft Corporation, 2026. Disponível em: </w:t>
      </w:r>
      <w:hyperlink r:id="rId40" w:tgtFrame="_blank" w:history="1">
        <w:r w:rsidRPr="00DF3C10">
          <w:rPr>
            <w:rStyle w:val="Hyperlink"/>
            <w:rFonts w:ascii="Arial" w:eastAsiaTheme="majorEastAsia" w:hAnsi="Arial" w:cs="Arial"/>
          </w:rPr>
          <w:t>https://code.visualstudio.com/</w:t>
        </w:r>
      </w:hyperlink>
      <w:r w:rsidRPr="00DF3C10">
        <w:rPr>
          <w:rFonts w:ascii="Arial" w:hAnsi="Arial" w:cs="Arial"/>
        </w:rPr>
        <w:t>. Acesso em: 13 mar. 2026.</w:t>
      </w:r>
    </w:p>
    <w:p w14:paraId="7B68EC45"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ORACLE. </w:t>
      </w:r>
      <w:r w:rsidRPr="00DF3C10">
        <w:rPr>
          <w:rFonts w:ascii="Arial" w:hAnsi="Arial" w:cs="Arial"/>
          <w:b/>
          <w:bCs/>
        </w:rPr>
        <w:t>Documentação Java SE 21</w:t>
      </w:r>
      <w:r w:rsidRPr="00DF3C10">
        <w:rPr>
          <w:rFonts w:ascii="Arial" w:hAnsi="Arial" w:cs="Arial"/>
        </w:rPr>
        <w:t xml:space="preserve">. Disponível em: </w:t>
      </w:r>
      <w:hyperlink r:id="rId41" w:tgtFrame="_blank" w:history="1">
        <w:r w:rsidRPr="00DF3C10">
          <w:rPr>
            <w:rStyle w:val="Hyperlink"/>
            <w:rFonts w:ascii="Arial" w:eastAsiaTheme="majorEastAsia" w:hAnsi="Arial" w:cs="Arial"/>
          </w:rPr>
          <w:t>https://docs.oracle.com/en/java/javase/21/</w:t>
        </w:r>
      </w:hyperlink>
      <w:r w:rsidRPr="00DF3C10">
        <w:rPr>
          <w:rFonts w:ascii="Arial" w:hAnsi="Arial" w:cs="Arial"/>
        </w:rPr>
        <w:t>. Acesso em: 17 jun. 2025.</w:t>
      </w:r>
    </w:p>
    <w:p w14:paraId="033CFED1"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POSTMAN. </w:t>
      </w:r>
      <w:r w:rsidRPr="00DF3C10">
        <w:rPr>
          <w:rFonts w:ascii="Arial" w:hAnsi="Arial" w:cs="Arial"/>
          <w:b/>
          <w:bCs/>
        </w:rPr>
        <w:t>Postman API Platform</w:t>
      </w:r>
      <w:r w:rsidRPr="00DF3C10">
        <w:rPr>
          <w:rFonts w:ascii="Arial" w:hAnsi="Arial" w:cs="Arial"/>
        </w:rPr>
        <w:t xml:space="preserve">. São Francisco: Postman, Inc., 2026. Disponível em: </w:t>
      </w:r>
      <w:hyperlink r:id="rId42" w:tgtFrame="_blank" w:history="1">
        <w:r w:rsidRPr="00DF3C10">
          <w:rPr>
            <w:rStyle w:val="Hyperlink"/>
            <w:rFonts w:ascii="Arial" w:eastAsiaTheme="majorEastAsia" w:hAnsi="Arial" w:cs="Arial"/>
          </w:rPr>
          <w:t>https://www.postman.com/</w:t>
        </w:r>
      </w:hyperlink>
      <w:r w:rsidRPr="00DF3C10">
        <w:rPr>
          <w:rFonts w:ascii="Arial" w:hAnsi="Arial" w:cs="Arial"/>
        </w:rPr>
        <w:t>. Acesso em: 13 mar. 2026.</w:t>
      </w:r>
    </w:p>
    <w:p w14:paraId="56085331"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rPr>
        <w:t xml:space="preserve">PRESSMAN, R. S.; MAXIM, B. R. </w:t>
      </w:r>
      <w:r w:rsidRPr="00DF3C10">
        <w:rPr>
          <w:rFonts w:ascii="Arial" w:hAnsi="Arial" w:cs="Arial"/>
          <w:b/>
          <w:bCs/>
        </w:rPr>
        <w:t>Engenharia de software: uma abordagem profissional</w:t>
      </w:r>
      <w:r w:rsidRPr="00DF3C10">
        <w:rPr>
          <w:rFonts w:ascii="Arial" w:hAnsi="Arial" w:cs="Arial"/>
        </w:rPr>
        <w:t xml:space="preserve">. </w:t>
      </w:r>
      <w:r w:rsidRPr="00DF3C10">
        <w:rPr>
          <w:rFonts w:ascii="Arial" w:hAnsi="Arial" w:cs="Arial"/>
          <w:lang w:val="en-US"/>
        </w:rPr>
        <w:t>9. ed. Porto Alegre: AMGH, 2021.</w:t>
      </w:r>
    </w:p>
    <w:p w14:paraId="186C72A5"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REDGATE. </w:t>
      </w:r>
      <w:r w:rsidRPr="00DF3C10">
        <w:rPr>
          <w:rFonts w:ascii="Arial" w:hAnsi="Arial" w:cs="Arial"/>
          <w:b/>
          <w:bCs/>
          <w:lang w:val="en-US"/>
        </w:rPr>
        <w:t>Flyway: Database Migrations Made Easy</w:t>
      </w:r>
      <w:r w:rsidRPr="00DF3C10">
        <w:rPr>
          <w:rFonts w:ascii="Arial" w:hAnsi="Arial" w:cs="Arial"/>
          <w:lang w:val="en-US"/>
        </w:rPr>
        <w:t xml:space="preserve">. </w:t>
      </w:r>
      <w:r w:rsidRPr="00DF3C10">
        <w:rPr>
          <w:rFonts w:ascii="Arial" w:hAnsi="Arial" w:cs="Arial"/>
        </w:rPr>
        <w:t xml:space="preserve">Flyway Documentation. Disponível em: </w:t>
      </w:r>
      <w:hyperlink r:id="rId43" w:tgtFrame="_blank" w:history="1">
        <w:r w:rsidRPr="00DF3C10">
          <w:rPr>
            <w:rStyle w:val="Hyperlink"/>
            <w:rFonts w:ascii="Arial" w:eastAsiaTheme="majorEastAsia" w:hAnsi="Arial" w:cs="Arial"/>
          </w:rPr>
          <w:t>https://flywaydb.org/</w:t>
        </w:r>
      </w:hyperlink>
      <w:r w:rsidRPr="00DF3C10">
        <w:rPr>
          <w:rFonts w:ascii="Arial" w:hAnsi="Arial" w:cs="Arial"/>
        </w:rPr>
        <w:t>. Acesso em: 11 mar. 2026.</w:t>
      </w:r>
    </w:p>
    <w:p w14:paraId="1376E761" w14:textId="44857A0B" w:rsidR="00DF3C10" w:rsidRDefault="00DF3C10" w:rsidP="00DF3C10">
      <w:pPr>
        <w:pStyle w:val="NormalWeb"/>
        <w:spacing w:line="360" w:lineRule="auto"/>
        <w:rPr>
          <w:rFonts w:ascii="Arial" w:hAnsi="Arial" w:cs="Arial"/>
        </w:rPr>
      </w:pPr>
      <w:r w:rsidRPr="00DF3C10">
        <w:rPr>
          <w:rFonts w:ascii="Arial" w:hAnsi="Arial" w:cs="Arial"/>
        </w:rPr>
        <w:t xml:space="preserve">SCHWABER, K.; SUTHERLAND, J. </w:t>
      </w:r>
      <w:r w:rsidRPr="00DF3C10">
        <w:rPr>
          <w:rFonts w:ascii="Arial" w:hAnsi="Arial" w:cs="Arial"/>
          <w:b/>
          <w:bCs/>
        </w:rPr>
        <w:t>O Guia do Scrum: O Guia Definitivo para o Scrum: As Regras do Jogo</w:t>
      </w:r>
      <w:r w:rsidRPr="00DF3C10">
        <w:rPr>
          <w:rFonts w:ascii="Arial" w:hAnsi="Arial" w:cs="Arial"/>
        </w:rPr>
        <w:t xml:space="preserve">. Scrum.org, 2020. Disponível em: </w:t>
      </w:r>
      <w:hyperlink r:id="rId44" w:tgtFrame="_blank" w:history="1">
        <w:r w:rsidRPr="00DF3C10">
          <w:rPr>
            <w:rStyle w:val="Hyperlink"/>
            <w:rFonts w:ascii="Arial" w:eastAsiaTheme="majorEastAsia" w:hAnsi="Arial" w:cs="Arial"/>
          </w:rPr>
          <w:t>https://scrumguides.org/</w:t>
        </w:r>
      </w:hyperlink>
      <w:r w:rsidRPr="00DF3C10">
        <w:rPr>
          <w:rFonts w:ascii="Arial" w:hAnsi="Arial" w:cs="Arial"/>
        </w:rPr>
        <w:t>. Acesso em: 11 mar. 2026.</w:t>
      </w:r>
    </w:p>
    <w:p w14:paraId="4FA7C3BF" w14:textId="79F1994E" w:rsidR="008F268E" w:rsidRPr="008F268E" w:rsidRDefault="008F268E" w:rsidP="00DF3C10">
      <w:pPr>
        <w:pStyle w:val="NormalWeb"/>
        <w:spacing w:line="360" w:lineRule="auto"/>
        <w:rPr>
          <w:rFonts w:ascii="Arial" w:hAnsi="Arial" w:cs="Arial"/>
        </w:rPr>
      </w:pPr>
      <w:r w:rsidRPr="008F268E">
        <w:rPr>
          <w:rFonts w:ascii="Arial" w:hAnsi="Arial" w:cs="Arial"/>
        </w:rPr>
        <w:t xml:space="preserve">SOMMERVILLE, I. </w:t>
      </w:r>
      <w:r w:rsidRPr="008F268E">
        <w:rPr>
          <w:rFonts w:ascii="Arial" w:hAnsi="Arial" w:cs="Arial"/>
          <w:b/>
          <w:bCs/>
        </w:rPr>
        <w:t>Engenharia de Software</w:t>
      </w:r>
      <w:r w:rsidRPr="008F268E">
        <w:rPr>
          <w:rFonts w:ascii="Arial" w:hAnsi="Arial" w:cs="Arial"/>
        </w:rPr>
        <w:t>. 10. ed. São Paulo: Pearson Education do Brasil, 2019.</w:t>
      </w:r>
    </w:p>
    <w:p w14:paraId="539739FF"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VIACEP. </w:t>
      </w:r>
      <w:r w:rsidRPr="00DF3C10">
        <w:rPr>
          <w:rFonts w:ascii="Arial" w:hAnsi="Arial" w:cs="Arial"/>
          <w:b/>
          <w:bCs/>
        </w:rPr>
        <w:t>Webservice CEP e IBGE gratuito</w:t>
      </w:r>
      <w:r w:rsidRPr="00DF3C10">
        <w:rPr>
          <w:rFonts w:ascii="Arial" w:hAnsi="Arial" w:cs="Arial"/>
        </w:rPr>
        <w:t xml:space="preserve">. Disponível em: </w:t>
      </w:r>
      <w:hyperlink r:id="rId45" w:tgtFrame="_blank" w:history="1">
        <w:r w:rsidRPr="00DF3C10">
          <w:rPr>
            <w:rStyle w:val="Hyperlink"/>
            <w:rFonts w:ascii="Arial" w:eastAsiaTheme="majorEastAsia" w:hAnsi="Arial" w:cs="Arial"/>
          </w:rPr>
          <w:t>https://viacep.com.br/</w:t>
        </w:r>
      </w:hyperlink>
      <w:r w:rsidRPr="00DF3C10">
        <w:rPr>
          <w:rFonts w:ascii="Arial" w:hAnsi="Arial" w:cs="Arial"/>
        </w:rPr>
        <w:t>. Acesso em: 11 mar. 2026.</w:t>
      </w:r>
    </w:p>
    <w:p w14:paraId="4C5188B7" w14:textId="77777777" w:rsidR="005B3D6F" w:rsidRPr="005B22A8" w:rsidRDefault="005B3D6F">
      <w:pPr>
        <w:spacing w:before="0" w:after="160" w:line="259" w:lineRule="auto"/>
        <w:jc w:val="left"/>
        <w:rPr>
          <w:rFonts w:cs="Arial"/>
          <w:lang w:val="en-US"/>
        </w:rPr>
      </w:pPr>
    </w:p>
    <w:p w14:paraId="33112934" w14:textId="34668CBA" w:rsidR="00967F21" w:rsidRPr="00BC3DA8" w:rsidRDefault="00967F21">
      <w:pPr>
        <w:spacing w:before="0" w:after="160" w:line="259" w:lineRule="auto"/>
        <w:jc w:val="left"/>
        <w:rPr>
          <w:lang w:val="en-US"/>
        </w:rPr>
      </w:pPr>
    </w:p>
    <w:p w14:paraId="56A812A4" w14:textId="34614C88" w:rsidR="001A6BE4" w:rsidRDefault="00BF4BB7" w:rsidP="005A3D2A">
      <w:pPr>
        <w:spacing w:before="0" w:after="160" w:line="259" w:lineRule="auto"/>
        <w:jc w:val="left"/>
      </w:pPr>
      <w:r>
        <w:br w:type="page"/>
      </w:r>
    </w:p>
    <w:p w14:paraId="679CF91D" w14:textId="0C0DBEC1" w:rsidR="00081CDB" w:rsidRDefault="00081CDB"/>
    <w:p w14:paraId="065BB733" w14:textId="078FE524" w:rsidR="00081CDB" w:rsidRDefault="00081CDB"/>
    <w:p w14:paraId="36563FBD" w14:textId="25D80F34" w:rsidR="00081CDB" w:rsidRDefault="00081CDB"/>
    <w:p w14:paraId="6CCBF3B0" w14:textId="675090CF" w:rsidR="00081CDB" w:rsidRDefault="00081CDB"/>
    <w:p w14:paraId="18D0485E" w14:textId="0974F899" w:rsidR="00081CDB" w:rsidRDefault="00081CDB"/>
    <w:p w14:paraId="6771ACC4" w14:textId="0EFDDB55" w:rsidR="00081CDB" w:rsidRDefault="00081CDB"/>
    <w:p w14:paraId="3BD41695" w14:textId="52732FA3" w:rsidR="00081CDB" w:rsidRDefault="00081CDB"/>
    <w:p w14:paraId="27F7746E" w14:textId="5B3A6F3C" w:rsidR="00081CDB" w:rsidRDefault="00081CDB"/>
    <w:p w14:paraId="6BCA3161" w14:textId="46D5353F" w:rsidR="00081CDB" w:rsidRDefault="00081CDB"/>
    <w:p w14:paraId="7C689803" w14:textId="539C9B08" w:rsidR="00081CDB" w:rsidRDefault="00081CDB"/>
    <w:p w14:paraId="39F46A22" w14:textId="7098673A" w:rsidR="00081CDB" w:rsidRDefault="00081CDB"/>
    <w:p w14:paraId="21BD03D9" w14:textId="6B496556" w:rsidR="00081CDB" w:rsidRDefault="00081CDB"/>
    <w:p w14:paraId="79C17559" w14:textId="0DBFC0C2" w:rsidR="00081CDB" w:rsidRDefault="00081CDB"/>
    <w:p w14:paraId="10529BD6" w14:textId="4C310D8D" w:rsidR="00081CDB" w:rsidRDefault="00081CDB"/>
    <w:p w14:paraId="10E1A587" w14:textId="3B97F493" w:rsidR="00081CDB" w:rsidRDefault="00081CDB"/>
    <w:p w14:paraId="4F8E7EA6" w14:textId="289D7894" w:rsidR="00081CDB" w:rsidRDefault="00081CDB"/>
    <w:p w14:paraId="3C278A2D" w14:textId="53ECB3F7" w:rsidR="00081CDB" w:rsidRDefault="00081CDB"/>
    <w:p w14:paraId="3AC0FFD8" w14:textId="1923D7A4" w:rsidR="00081CDB" w:rsidRDefault="00081CDB"/>
    <w:p w14:paraId="0F145DB6" w14:textId="1B5BCC43" w:rsidR="00081CDB" w:rsidRDefault="00081CDB"/>
    <w:p w14:paraId="2BB7E236" w14:textId="486DEA1D" w:rsidR="00081CDB" w:rsidRDefault="00081CDB"/>
    <w:p w14:paraId="3BBB32BA" w14:textId="1795DB65" w:rsidR="00081CDB" w:rsidRDefault="00081CDB"/>
    <w:p w14:paraId="6B0E72A7" w14:textId="24515D04" w:rsidR="00081CDB" w:rsidRDefault="00081CDB"/>
    <w:p w14:paraId="535645FF" w14:textId="77777777" w:rsidR="00081CDB" w:rsidRDefault="00081CDB"/>
    <w:sectPr w:rsidR="00081CDB" w:rsidSect="00336EE5">
      <w:headerReference w:type="even" r:id="rId46"/>
      <w:headerReference w:type="default" r:id="rId47"/>
      <w:headerReference w:type="first" r:id="rId48"/>
      <w:pgSz w:w="11906" w:h="16838"/>
      <w:pgMar w:top="1701" w:right="1134" w:bottom="1134" w:left="1134" w:header="1134"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el_mendoca" w:date="2015-11-10T19:16:00Z" w:initials="c">
    <w:p w14:paraId="3585293E" w14:textId="77777777" w:rsidR="001A6BE4" w:rsidRDefault="00726DA8">
      <w:pPr>
        <w:spacing w:before="0" w:after="0" w:line="240" w:lineRule="auto"/>
        <w:jc w:val="left"/>
      </w:pPr>
      <w:r>
        <w:rPr>
          <w:rStyle w:val="Refdecomentrio"/>
        </w:rPr>
        <w:annotationRef/>
      </w:r>
      <w:r w:rsidR="00BF4BB7" w:rsidRPr="00A53A65">
        <w:rPr>
          <w:rFonts w:ascii="Liberation Serif" w:eastAsia="DejaVu Sans" w:hAnsi="Liberation Serif" w:cs="DejaVu Sans"/>
          <w:szCs w:val="24"/>
          <w:lang w:bidi="en-US"/>
        </w:rPr>
        <w:t>Após terminar o trabalho, selecione esta linha e, na aba referências, em “atualizar tabela”</w:t>
      </w:r>
    </w:p>
  </w:comment>
  <w:comment w:id="126" w:author="cel_mendoca" w:date="2015-11-10T20:43:00Z" w:initials="c">
    <w:p w14:paraId="6C115AE1" w14:textId="77777777" w:rsidR="001A6BE4" w:rsidRDefault="00726DA8">
      <w:pPr>
        <w:spacing w:before="0" w:after="0" w:line="240" w:lineRule="auto"/>
        <w:jc w:val="left"/>
      </w:pPr>
      <w:r>
        <w:rPr>
          <w:rStyle w:val="Refdecomentrio"/>
        </w:rPr>
        <w:annotationRef/>
      </w:r>
      <w:r w:rsidR="00BF4BB7" w:rsidRPr="00A53A65">
        <w:rPr>
          <w:rFonts w:ascii="Liberation Serif" w:eastAsia="DejaVu Sans" w:hAnsi="Liberation Serif" w:cs="DejaVu Sans"/>
          <w:szCs w:val="24"/>
          <w:lang w:bidi="en-US"/>
        </w:rPr>
        <w:t>Caso queira facilitar o trabalho, instale no computador as normas da ABNT para word. Em seguida, utilize a aba “referências”/ “Gerenciar fontes bibliográficas” para acrescentar obras consultadas, inserir citações, etc. Ao término do trabalho, atualize esta seção.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85293E" w15:done="0"/>
  <w15:commentEx w15:paraId="6C115A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85293E" w16cid:durableId="2D5A512E"/>
  <w16cid:commentId w16cid:paraId="6C115AE1" w16cid:durableId="2D5A51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948CC" w14:textId="77777777" w:rsidR="008D600A" w:rsidRDefault="008D600A">
      <w:pPr>
        <w:spacing w:before="0" w:after="0" w:line="240" w:lineRule="auto"/>
      </w:pPr>
      <w:r>
        <w:separator/>
      </w:r>
    </w:p>
  </w:endnote>
  <w:endnote w:type="continuationSeparator" w:id="0">
    <w:p w14:paraId="2AC26F2A" w14:textId="77777777" w:rsidR="008D600A" w:rsidRDefault="008D60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Liberation Serif">
    <w:panose1 w:val="02020603050405020304"/>
    <w:charset w:val="00"/>
    <w:family w:val="roman"/>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F863" w14:textId="77777777" w:rsidR="008D600A" w:rsidRDefault="008D600A">
      <w:pPr>
        <w:spacing w:before="0" w:after="0" w:line="240" w:lineRule="auto"/>
      </w:pPr>
      <w:r>
        <w:separator/>
      </w:r>
    </w:p>
  </w:footnote>
  <w:footnote w:type="continuationSeparator" w:id="0">
    <w:p w14:paraId="09A894CE" w14:textId="77777777" w:rsidR="008D600A" w:rsidRDefault="008D60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55D5" w14:textId="77777777" w:rsidR="001A6BE4" w:rsidRDefault="001A6BE4">
    <w:pPr>
      <w:pStyle w:val="Cabealho"/>
      <w:jc w:val="right"/>
    </w:pPr>
  </w:p>
  <w:p w14:paraId="1E5BB0B6" w14:textId="77777777" w:rsidR="001A6BE4" w:rsidRDefault="001A6BE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4F89" w14:textId="77777777" w:rsidR="001A6BE4" w:rsidRDefault="001A6BE4">
    <w:pPr>
      <w:pStyle w:val="Cabealho"/>
      <w:jc w:val="right"/>
    </w:pPr>
  </w:p>
  <w:p w14:paraId="75B71714" w14:textId="77777777" w:rsidR="001A6BE4" w:rsidRDefault="001A6BE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8DD4" w14:textId="77777777" w:rsidR="001A6BE4" w:rsidRDefault="001A6BE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404981"/>
      <w:docPartObj>
        <w:docPartGallery w:val="Page Numbers (Top of Page)"/>
        <w:docPartUnique/>
      </w:docPartObj>
    </w:sdtPr>
    <w:sdtContent>
      <w:p w14:paraId="2E991320" w14:textId="42F6027B"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11245"/>
      <w:docPartObj>
        <w:docPartGallery w:val="Page Numbers (Top of Page)"/>
        <w:docPartUnique/>
      </w:docPartObj>
    </w:sdtPr>
    <w:sdtContent>
      <w:p w14:paraId="54CC67F2" w14:textId="77777777"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845"/>
    <w:multiLevelType w:val="multilevel"/>
    <w:tmpl w:val="474C9506"/>
    <w:lvl w:ilvl="0">
      <w:start w:val="3"/>
      <w:numFmt w:val="decimal"/>
      <w:lvlText w:val="%1"/>
      <w:lvlJc w:val="left"/>
      <w:pPr>
        <w:ind w:left="360" w:hanging="360"/>
      </w:pPr>
      <w:rPr>
        <w:rFonts w:hint="default"/>
      </w:rPr>
    </w:lvl>
    <w:lvl w:ilvl="1">
      <w:start w:val="3"/>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 w15:restartNumberingAfterBreak="0">
    <w:nsid w:val="0D0C3164"/>
    <w:multiLevelType w:val="multilevel"/>
    <w:tmpl w:val="F52AFC1E"/>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0E5E96"/>
    <w:multiLevelType w:val="multilevel"/>
    <w:tmpl w:val="6D946432"/>
    <w:lvl w:ilvl="0">
      <w:start w:val="1"/>
      <w:numFmt w:val="decimal"/>
      <w:lvlText w:val="%1."/>
      <w:lvlJc w:val="left"/>
      <w:pPr>
        <w:ind w:left="1065" w:hanging="360"/>
      </w:pPr>
      <w:rPr>
        <w:rFonts w:hint="default"/>
      </w:rPr>
    </w:lvl>
    <w:lvl w:ilvl="1">
      <w:start w:val="1"/>
      <w:numFmt w:val="decimal"/>
      <w:isLgl/>
      <w:lvlText w:val="%1.%2"/>
      <w:lvlJc w:val="left"/>
      <w:pPr>
        <w:ind w:left="1110" w:hanging="405"/>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505" w:hanging="1800"/>
      </w:pPr>
      <w:rPr>
        <w:rFonts w:hint="default"/>
      </w:rPr>
    </w:lvl>
  </w:abstractNum>
  <w:abstractNum w:abstractNumId="3" w15:restartNumberingAfterBreak="0">
    <w:nsid w:val="1DD64F4C"/>
    <w:multiLevelType w:val="multilevel"/>
    <w:tmpl w:val="AFA4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03377"/>
    <w:multiLevelType w:val="multilevel"/>
    <w:tmpl w:val="0E344EBA"/>
    <w:lvl w:ilvl="0">
      <w:start w:val="1"/>
      <w:numFmt w:val="decimal"/>
      <w:pStyle w:val="Ttulo1"/>
      <w:lvlText w:val="%1."/>
      <w:lvlJc w:val="left"/>
      <w:pPr>
        <w:tabs>
          <w:tab w:val="num" w:pos="-720"/>
        </w:tabs>
        <w:ind w:left="1625" w:hanging="360"/>
      </w:pPr>
    </w:lvl>
    <w:lvl w:ilvl="1">
      <w:start w:val="1"/>
      <w:numFmt w:val="decimal"/>
      <w:pStyle w:val="Ttulo2"/>
      <w:isLgl/>
      <w:lvlText w:val="%1.%2."/>
      <w:lvlJc w:val="left"/>
      <w:pPr>
        <w:tabs>
          <w:tab w:val="num" w:pos="-720"/>
        </w:tabs>
        <w:ind w:left="360" w:hanging="720"/>
      </w:pPr>
    </w:lvl>
    <w:lvl w:ilvl="2">
      <w:start w:val="1"/>
      <w:numFmt w:val="decimal"/>
      <w:pStyle w:val="Ttulo3"/>
      <w:isLgl/>
      <w:lvlText w:val="%1.%2.%3."/>
      <w:lvlJc w:val="left"/>
      <w:pPr>
        <w:tabs>
          <w:tab w:val="num" w:pos="-720"/>
        </w:tabs>
        <w:ind w:left="360" w:hanging="720"/>
      </w:pPr>
    </w:lvl>
    <w:lvl w:ilvl="3">
      <w:start w:val="1"/>
      <w:numFmt w:val="decimal"/>
      <w:pStyle w:val="Ttulo4"/>
      <w:isLgl/>
      <w:lvlText w:val="%1.%2.%3.%4."/>
      <w:lvlJc w:val="left"/>
      <w:pPr>
        <w:tabs>
          <w:tab w:val="num" w:pos="-720"/>
        </w:tabs>
        <w:ind w:left="720" w:hanging="1080"/>
      </w:pPr>
    </w:lvl>
    <w:lvl w:ilvl="4">
      <w:start w:val="1"/>
      <w:numFmt w:val="decimal"/>
      <w:isLgl/>
      <w:lvlText w:val="%1.%2.%3.%4.%5."/>
      <w:lvlJc w:val="left"/>
      <w:pPr>
        <w:tabs>
          <w:tab w:val="num" w:pos="-720"/>
        </w:tabs>
        <w:ind w:left="1080" w:hanging="1440"/>
      </w:pPr>
    </w:lvl>
    <w:lvl w:ilvl="5">
      <w:start w:val="1"/>
      <w:numFmt w:val="decimal"/>
      <w:isLgl/>
      <w:lvlText w:val="%1.%2.%3.%4.%5.%6."/>
      <w:lvlJc w:val="left"/>
      <w:pPr>
        <w:tabs>
          <w:tab w:val="num" w:pos="-720"/>
        </w:tabs>
        <w:ind w:left="1080" w:hanging="1440"/>
      </w:pPr>
    </w:lvl>
    <w:lvl w:ilvl="6">
      <w:start w:val="1"/>
      <w:numFmt w:val="decimal"/>
      <w:isLgl/>
      <w:lvlText w:val="%1.%2.%3.%4.%5.%6.%7."/>
      <w:lvlJc w:val="left"/>
      <w:pPr>
        <w:tabs>
          <w:tab w:val="num" w:pos="-720"/>
        </w:tabs>
        <w:ind w:left="1440" w:hanging="1800"/>
      </w:pPr>
    </w:lvl>
    <w:lvl w:ilvl="7">
      <w:start w:val="1"/>
      <w:numFmt w:val="decimal"/>
      <w:isLgl/>
      <w:lvlText w:val="%1.%2.%3.%4.%5.%6.%7.%8."/>
      <w:lvlJc w:val="left"/>
      <w:pPr>
        <w:tabs>
          <w:tab w:val="num" w:pos="-720"/>
        </w:tabs>
        <w:ind w:left="1440" w:hanging="1800"/>
      </w:pPr>
    </w:lvl>
    <w:lvl w:ilvl="8">
      <w:start w:val="1"/>
      <w:numFmt w:val="decimal"/>
      <w:isLgl/>
      <w:lvlText w:val="%1.%2.%3.%4.%5.%6.%7.%8.%9."/>
      <w:lvlJc w:val="left"/>
      <w:pPr>
        <w:tabs>
          <w:tab w:val="num" w:pos="-720"/>
        </w:tabs>
        <w:ind w:left="1800" w:hanging="2160"/>
      </w:pPr>
    </w:lvl>
  </w:abstractNum>
  <w:abstractNum w:abstractNumId="5" w15:restartNumberingAfterBreak="0">
    <w:nsid w:val="245B00DB"/>
    <w:multiLevelType w:val="multilevel"/>
    <w:tmpl w:val="023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B2979"/>
    <w:multiLevelType w:val="multilevel"/>
    <w:tmpl w:val="9B3AA4A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9F36F5"/>
    <w:multiLevelType w:val="multilevel"/>
    <w:tmpl w:val="2B4A1FF4"/>
    <w:lvl w:ilvl="0">
      <w:start w:val="1"/>
      <w:numFmt w:val="decimal"/>
      <w:lvlText w:val="%1."/>
      <w:lvlJc w:val="left"/>
      <w:pPr>
        <w:ind w:left="1773" w:hanging="360"/>
      </w:pPr>
      <w:rPr>
        <w:rFonts w:hint="default"/>
      </w:rPr>
    </w:lvl>
    <w:lvl w:ilvl="1">
      <w:start w:val="8"/>
      <w:numFmt w:val="decimal"/>
      <w:isLgl/>
      <w:lvlText w:val="%1.%2"/>
      <w:lvlJc w:val="left"/>
      <w:pPr>
        <w:ind w:left="2013" w:hanging="600"/>
      </w:pPr>
      <w:rPr>
        <w:rFonts w:hint="default"/>
      </w:rPr>
    </w:lvl>
    <w:lvl w:ilvl="2">
      <w:start w:val="4"/>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213" w:hanging="1800"/>
      </w:pPr>
      <w:rPr>
        <w:rFonts w:hint="default"/>
      </w:rPr>
    </w:lvl>
  </w:abstractNum>
  <w:abstractNum w:abstractNumId="8" w15:restartNumberingAfterBreak="0">
    <w:nsid w:val="3C0661C6"/>
    <w:multiLevelType w:val="multilevel"/>
    <w:tmpl w:val="8386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F04FB"/>
    <w:multiLevelType w:val="hybridMultilevel"/>
    <w:tmpl w:val="201E930E"/>
    <w:lvl w:ilvl="0" w:tplc="49FA793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10" w15:restartNumberingAfterBreak="0">
    <w:nsid w:val="3E2E1B93"/>
    <w:multiLevelType w:val="hybridMultilevel"/>
    <w:tmpl w:val="8B721F44"/>
    <w:lvl w:ilvl="0" w:tplc="C5EC897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11" w15:restartNumberingAfterBreak="0">
    <w:nsid w:val="3F525ADF"/>
    <w:multiLevelType w:val="multilevel"/>
    <w:tmpl w:val="D746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02CB4"/>
    <w:multiLevelType w:val="hybridMultilevel"/>
    <w:tmpl w:val="2BBC2900"/>
    <w:lvl w:ilvl="0" w:tplc="9266EC62">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3" w15:restartNumberingAfterBreak="0">
    <w:nsid w:val="4B320514"/>
    <w:multiLevelType w:val="multilevel"/>
    <w:tmpl w:val="F89E4B72"/>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385361"/>
    <w:multiLevelType w:val="multilevel"/>
    <w:tmpl w:val="95F6898A"/>
    <w:lvl w:ilvl="0">
      <w:start w:val="1"/>
      <w:numFmt w:val="decimal"/>
      <w:lvlText w:val="%1."/>
      <w:lvlJc w:val="left"/>
      <w:pPr>
        <w:ind w:left="1773" w:hanging="360"/>
      </w:pPr>
      <w:rPr>
        <w:rFonts w:hint="default"/>
      </w:rPr>
    </w:lvl>
    <w:lvl w:ilvl="1">
      <w:start w:val="8"/>
      <w:numFmt w:val="decimal"/>
      <w:isLgl/>
      <w:lvlText w:val="%1.%2."/>
      <w:lvlJc w:val="left"/>
      <w:pPr>
        <w:ind w:left="2133" w:hanging="720"/>
      </w:pPr>
      <w:rPr>
        <w:rFonts w:hint="default"/>
      </w:rPr>
    </w:lvl>
    <w:lvl w:ilvl="2">
      <w:start w:val="2"/>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573" w:hanging="2160"/>
      </w:pPr>
      <w:rPr>
        <w:rFonts w:hint="default"/>
      </w:rPr>
    </w:lvl>
  </w:abstractNum>
  <w:abstractNum w:abstractNumId="15" w15:restartNumberingAfterBreak="0">
    <w:nsid w:val="53FB10F3"/>
    <w:multiLevelType w:val="multilevel"/>
    <w:tmpl w:val="F35C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021FF"/>
    <w:multiLevelType w:val="multilevel"/>
    <w:tmpl w:val="E5CE9D8E"/>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FA43CC"/>
    <w:multiLevelType w:val="multilevel"/>
    <w:tmpl w:val="7230FE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A5E6C46"/>
    <w:multiLevelType w:val="hybridMultilevel"/>
    <w:tmpl w:val="1C2AF062"/>
    <w:lvl w:ilvl="0" w:tplc="12140196">
      <w:start w:val="1"/>
      <w:numFmt w:val="decimal"/>
      <w:lvlText w:val="%1."/>
      <w:lvlJc w:val="left"/>
      <w:pPr>
        <w:ind w:left="1770" w:hanging="36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19" w15:restartNumberingAfterBreak="0">
    <w:nsid w:val="6BCB276C"/>
    <w:multiLevelType w:val="hybridMultilevel"/>
    <w:tmpl w:val="E436832E"/>
    <w:lvl w:ilvl="0" w:tplc="F8D6B78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722F5092"/>
    <w:multiLevelType w:val="multilevel"/>
    <w:tmpl w:val="914E003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C23209"/>
    <w:multiLevelType w:val="hybridMultilevel"/>
    <w:tmpl w:val="5BF410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3F758C"/>
    <w:multiLevelType w:val="multilevel"/>
    <w:tmpl w:val="B2167362"/>
    <w:lvl w:ilvl="0">
      <w:start w:val="3"/>
      <w:numFmt w:val="decimal"/>
      <w:lvlText w:val="%1"/>
      <w:lvlJc w:val="left"/>
      <w:pPr>
        <w:ind w:left="525" w:hanging="525"/>
      </w:pPr>
      <w:rPr>
        <w:rFonts w:hint="default"/>
      </w:rPr>
    </w:lvl>
    <w:lvl w:ilvl="1">
      <w:start w:val="8"/>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99026996">
    <w:abstractNumId w:val="4"/>
  </w:num>
  <w:num w:numId="2" w16cid:durableId="1633974680">
    <w:abstractNumId w:val="17"/>
  </w:num>
  <w:num w:numId="3" w16cid:durableId="16665199">
    <w:abstractNumId w:val="2"/>
  </w:num>
  <w:num w:numId="4" w16cid:durableId="1001275080">
    <w:abstractNumId w:val="0"/>
  </w:num>
  <w:num w:numId="5" w16cid:durableId="1831170607">
    <w:abstractNumId w:val="5"/>
  </w:num>
  <w:num w:numId="6" w16cid:durableId="279531803">
    <w:abstractNumId w:val="14"/>
  </w:num>
  <w:num w:numId="7" w16cid:durableId="2085253904">
    <w:abstractNumId w:val="19"/>
  </w:num>
  <w:num w:numId="8" w16cid:durableId="1998149956">
    <w:abstractNumId w:val="18"/>
  </w:num>
  <w:num w:numId="9" w16cid:durableId="1710033696">
    <w:abstractNumId w:val="7"/>
  </w:num>
  <w:num w:numId="10" w16cid:durableId="1204635009">
    <w:abstractNumId w:val="10"/>
  </w:num>
  <w:num w:numId="11" w16cid:durableId="196626364">
    <w:abstractNumId w:val="9"/>
  </w:num>
  <w:num w:numId="12" w16cid:durableId="50232059">
    <w:abstractNumId w:val="12"/>
  </w:num>
  <w:num w:numId="13" w16cid:durableId="996955136">
    <w:abstractNumId w:val="8"/>
  </w:num>
  <w:num w:numId="14" w16cid:durableId="1744524268">
    <w:abstractNumId w:val="11"/>
  </w:num>
  <w:num w:numId="15" w16cid:durableId="479150832">
    <w:abstractNumId w:val="15"/>
  </w:num>
  <w:num w:numId="16" w16cid:durableId="1194878667">
    <w:abstractNumId w:val="3"/>
  </w:num>
  <w:num w:numId="17" w16cid:durableId="1492672641">
    <w:abstractNumId w:val="6"/>
  </w:num>
  <w:num w:numId="18" w16cid:durableId="1949895396">
    <w:abstractNumId w:val="4"/>
    <w:lvlOverride w:ilvl="0">
      <w:startOverride w:val="3"/>
    </w:lvlOverride>
    <w:lvlOverride w:ilvl="1">
      <w:startOverride w:val="5"/>
    </w:lvlOverride>
  </w:num>
  <w:num w:numId="19" w16cid:durableId="655184535">
    <w:abstractNumId w:val="16"/>
  </w:num>
  <w:num w:numId="20" w16cid:durableId="1209612125">
    <w:abstractNumId w:val="13"/>
  </w:num>
  <w:num w:numId="21" w16cid:durableId="114837226">
    <w:abstractNumId w:val="1"/>
  </w:num>
  <w:num w:numId="22" w16cid:durableId="754205618">
    <w:abstractNumId w:val="20"/>
  </w:num>
  <w:num w:numId="23" w16cid:durableId="2101412661">
    <w:abstractNumId w:val="22"/>
  </w:num>
  <w:num w:numId="24" w16cid:durableId="40437982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uglas Cunha">
    <w15:presenceInfo w15:providerId="Windows Live" w15:userId="d04711ea0efe2b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trackRevisions/>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E4"/>
    <w:rsid w:val="00016586"/>
    <w:rsid w:val="00022012"/>
    <w:rsid w:val="00060E71"/>
    <w:rsid w:val="00081CDB"/>
    <w:rsid w:val="000E4DAF"/>
    <w:rsid w:val="000E6242"/>
    <w:rsid w:val="000F5C36"/>
    <w:rsid w:val="000F6674"/>
    <w:rsid w:val="00103854"/>
    <w:rsid w:val="00135C36"/>
    <w:rsid w:val="00172E64"/>
    <w:rsid w:val="001A6BE4"/>
    <w:rsid w:val="001E1D9F"/>
    <w:rsid w:val="001E4431"/>
    <w:rsid w:val="002013EB"/>
    <w:rsid w:val="00202BE7"/>
    <w:rsid w:val="00206A60"/>
    <w:rsid w:val="00214454"/>
    <w:rsid w:val="0027062E"/>
    <w:rsid w:val="002944F5"/>
    <w:rsid w:val="002A3502"/>
    <w:rsid w:val="002B75BF"/>
    <w:rsid w:val="002C7D18"/>
    <w:rsid w:val="00327ACC"/>
    <w:rsid w:val="00336EE5"/>
    <w:rsid w:val="00421E06"/>
    <w:rsid w:val="00477D7E"/>
    <w:rsid w:val="004817BE"/>
    <w:rsid w:val="004975E4"/>
    <w:rsid w:val="00565261"/>
    <w:rsid w:val="00572B81"/>
    <w:rsid w:val="005A3D2A"/>
    <w:rsid w:val="005B1C6B"/>
    <w:rsid w:val="005B22A8"/>
    <w:rsid w:val="005B3D6F"/>
    <w:rsid w:val="00617BAE"/>
    <w:rsid w:val="006B2390"/>
    <w:rsid w:val="006B2C0F"/>
    <w:rsid w:val="006E0022"/>
    <w:rsid w:val="006E6D32"/>
    <w:rsid w:val="006F6C04"/>
    <w:rsid w:val="00726DA8"/>
    <w:rsid w:val="00730C3F"/>
    <w:rsid w:val="0076778E"/>
    <w:rsid w:val="00775100"/>
    <w:rsid w:val="007B5C78"/>
    <w:rsid w:val="007F2E74"/>
    <w:rsid w:val="00841DBE"/>
    <w:rsid w:val="00873421"/>
    <w:rsid w:val="00891B41"/>
    <w:rsid w:val="00892273"/>
    <w:rsid w:val="008D0C67"/>
    <w:rsid w:val="008D600A"/>
    <w:rsid w:val="008F268E"/>
    <w:rsid w:val="009210F8"/>
    <w:rsid w:val="009307C7"/>
    <w:rsid w:val="00967F21"/>
    <w:rsid w:val="009745BE"/>
    <w:rsid w:val="00976FFE"/>
    <w:rsid w:val="00981D65"/>
    <w:rsid w:val="009F45FC"/>
    <w:rsid w:val="009F5A9F"/>
    <w:rsid w:val="00A05265"/>
    <w:rsid w:val="00A12BEB"/>
    <w:rsid w:val="00A53A65"/>
    <w:rsid w:val="00A76C01"/>
    <w:rsid w:val="00A810FC"/>
    <w:rsid w:val="00AC4D8A"/>
    <w:rsid w:val="00B16119"/>
    <w:rsid w:val="00B47951"/>
    <w:rsid w:val="00B6048B"/>
    <w:rsid w:val="00BC3DA8"/>
    <w:rsid w:val="00BF4BB7"/>
    <w:rsid w:val="00BF4E29"/>
    <w:rsid w:val="00C44F11"/>
    <w:rsid w:val="00C4701D"/>
    <w:rsid w:val="00C5491B"/>
    <w:rsid w:val="00CD0C6F"/>
    <w:rsid w:val="00D4105A"/>
    <w:rsid w:val="00D70361"/>
    <w:rsid w:val="00D80B15"/>
    <w:rsid w:val="00D850D6"/>
    <w:rsid w:val="00DA1317"/>
    <w:rsid w:val="00DA5B39"/>
    <w:rsid w:val="00DF3C10"/>
    <w:rsid w:val="00E36739"/>
    <w:rsid w:val="00E55DF9"/>
    <w:rsid w:val="00EB0C91"/>
    <w:rsid w:val="00EC2F2B"/>
    <w:rsid w:val="00ED7B4A"/>
    <w:rsid w:val="00F02961"/>
    <w:rsid w:val="00F67ED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8D8EA"/>
  <w15:docId w15:val="{7977AE7C-C406-4D58-84D6-4E4F6C73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DF9"/>
    <w:pPr>
      <w:spacing w:before="120" w:after="120" w:line="360" w:lineRule="auto"/>
      <w:jc w:val="both"/>
    </w:pPr>
    <w:rPr>
      <w:rFonts w:ascii="Arial" w:hAnsi="Arial"/>
      <w:sz w:val="24"/>
    </w:rPr>
  </w:style>
  <w:style w:type="paragraph" w:styleId="Ttulo1">
    <w:name w:val="heading 1"/>
    <w:basedOn w:val="Normal"/>
    <w:next w:val="Normal"/>
    <w:link w:val="Ttulo1Char"/>
    <w:uiPriority w:val="9"/>
    <w:qFormat/>
    <w:rsid w:val="00BC746B"/>
    <w:pPr>
      <w:keepNext/>
      <w:keepLines/>
      <w:numPr>
        <w:numId w:val="1"/>
      </w:numPr>
      <w:spacing w:before="0" w:after="960" w:line="240" w:lineRule="auto"/>
      <w:ind w:left="720"/>
      <w:outlineLvl w:val="0"/>
    </w:pPr>
    <w:rPr>
      <w:rFonts w:eastAsiaTheme="majorEastAsia" w:cstheme="majorBidi"/>
      <w:b/>
      <w:caps/>
      <w:sz w:val="28"/>
      <w:szCs w:val="32"/>
    </w:rPr>
  </w:style>
  <w:style w:type="paragraph" w:styleId="Ttulo2">
    <w:name w:val="heading 2"/>
    <w:basedOn w:val="Normal"/>
    <w:next w:val="Normal"/>
    <w:link w:val="Ttulo2Char"/>
    <w:uiPriority w:val="9"/>
    <w:unhideWhenUsed/>
    <w:qFormat/>
    <w:rsid w:val="00D6165C"/>
    <w:pPr>
      <w:keepNext/>
      <w:keepLines/>
      <w:numPr>
        <w:ilvl w:val="1"/>
        <w:numId w:val="1"/>
      </w:numPr>
      <w:spacing w:before="480" w:after="480" w:line="240" w:lineRule="auto"/>
      <w:outlineLvl w:val="1"/>
    </w:pPr>
    <w:rPr>
      <w:rFonts w:eastAsiaTheme="majorEastAsia" w:cstheme="majorBidi"/>
      <w:caps/>
      <w:sz w:val="26"/>
      <w:szCs w:val="26"/>
    </w:rPr>
  </w:style>
  <w:style w:type="paragraph" w:styleId="Ttulo3">
    <w:name w:val="heading 3"/>
    <w:basedOn w:val="Normal"/>
    <w:next w:val="Normal"/>
    <w:link w:val="Ttulo3Char"/>
    <w:uiPriority w:val="9"/>
    <w:unhideWhenUsed/>
    <w:qFormat/>
    <w:rsid w:val="00D6165C"/>
    <w:pPr>
      <w:keepNext/>
      <w:keepLines/>
      <w:numPr>
        <w:ilvl w:val="2"/>
        <w:numId w:val="1"/>
      </w:numPr>
      <w:spacing w:before="480" w:after="480" w:line="240" w:lineRule="auto"/>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D6165C"/>
    <w:pPr>
      <w:numPr>
        <w:ilvl w:val="3"/>
        <w:numId w:val="1"/>
      </w:numPr>
      <w:spacing w:before="480" w:after="480" w:line="240" w:lineRule="auto"/>
      <w:outlineLvl w:val="3"/>
    </w:pPr>
    <w:rPr>
      <w:rFonts w:cs="Arial"/>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itaoChar">
    <w:name w:val="Citação Char"/>
    <w:basedOn w:val="Fontepargpadro"/>
    <w:link w:val="Citao"/>
    <w:uiPriority w:val="29"/>
    <w:qFormat/>
    <w:rsid w:val="00804A9C"/>
    <w:rPr>
      <w:rFonts w:ascii="Arial" w:hAnsi="Arial"/>
      <w:i/>
      <w:iCs/>
      <w:color w:val="404040" w:themeColor="text1" w:themeTint="BF"/>
      <w:sz w:val="20"/>
    </w:rPr>
  </w:style>
  <w:style w:type="character" w:customStyle="1" w:styleId="Ttulo1Char">
    <w:name w:val="Título 1 Char"/>
    <w:basedOn w:val="Fontepargpadro"/>
    <w:link w:val="Ttulo1"/>
    <w:uiPriority w:val="9"/>
    <w:qFormat/>
    <w:rsid w:val="00BC746B"/>
    <w:rPr>
      <w:rFonts w:ascii="Arial" w:eastAsiaTheme="majorEastAsia" w:hAnsi="Arial" w:cstheme="majorBidi"/>
      <w:b/>
      <w:caps/>
      <w:sz w:val="28"/>
      <w:szCs w:val="32"/>
    </w:rPr>
  </w:style>
  <w:style w:type="character" w:customStyle="1" w:styleId="Ttulo2Char">
    <w:name w:val="Título 2 Char"/>
    <w:basedOn w:val="Fontepargpadro"/>
    <w:link w:val="Ttulo2"/>
    <w:uiPriority w:val="9"/>
    <w:qFormat/>
    <w:rsid w:val="00D6165C"/>
    <w:rPr>
      <w:rFonts w:ascii="Arial" w:eastAsiaTheme="majorEastAsia" w:hAnsi="Arial" w:cstheme="majorBidi"/>
      <w:caps/>
      <w:sz w:val="26"/>
      <w:szCs w:val="26"/>
    </w:rPr>
  </w:style>
  <w:style w:type="character" w:customStyle="1" w:styleId="Ttulo3Char">
    <w:name w:val="Título 3 Char"/>
    <w:basedOn w:val="Fontepargpadro"/>
    <w:link w:val="Ttulo3"/>
    <w:uiPriority w:val="9"/>
    <w:qFormat/>
    <w:rsid w:val="00D6165C"/>
    <w:rPr>
      <w:rFonts w:ascii="Arial" w:eastAsiaTheme="majorEastAsia" w:hAnsi="Arial" w:cstheme="majorBidi"/>
      <w:b/>
      <w:sz w:val="24"/>
      <w:szCs w:val="24"/>
    </w:rPr>
  </w:style>
  <w:style w:type="character" w:customStyle="1" w:styleId="Ttulo4Char">
    <w:name w:val="Título 4 Char"/>
    <w:basedOn w:val="Fontepargpadro"/>
    <w:link w:val="Ttulo4"/>
    <w:uiPriority w:val="9"/>
    <w:qFormat/>
    <w:rsid w:val="00D6165C"/>
    <w:rPr>
      <w:rFonts w:ascii="Arial" w:hAnsi="Arial" w:cs="Arial"/>
      <w:sz w:val="24"/>
      <w:szCs w:val="24"/>
    </w:rPr>
  </w:style>
  <w:style w:type="character" w:customStyle="1" w:styleId="RodapChar">
    <w:name w:val="Rodapé Char"/>
    <w:basedOn w:val="Fontepargpadro"/>
    <w:link w:val="Rodap"/>
    <w:uiPriority w:val="99"/>
    <w:qFormat/>
    <w:rsid w:val="00774571"/>
    <w:rPr>
      <w:rFonts w:ascii="Arial" w:hAnsi="Arial"/>
      <w:sz w:val="20"/>
    </w:rPr>
  </w:style>
  <w:style w:type="character" w:customStyle="1" w:styleId="TextodenotaderodapChar">
    <w:name w:val="Texto de nota de rodapé Char"/>
    <w:basedOn w:val="Fontepargpadro"/>
    <w:link w:val="Textodenotaderodap"/>
    <w:uiPriority w:val="99"/>
    <w:semiHidden/>
    <w:qFormat/>
    <w:rsid w:val="00774571"/>
    <w:rPr>
      <w:rFonts w:ascii="Arial" w:hAnsi="Arial"/>
      <w:sz w:val="20"/>
      <w:szCs w:val="20"/>
    </w:rPr>
  </w:style>
  <w:style w:type="character" w:customStyle="1" w:styleId="Caracteresdenotaderodapuser">
    <w:name w:val="Caracteres de nota de rodapé (user)"/>
    <w:basedOn w:val="Fontepargpadro"/>
    <w:uiPriority w:val="99"/>
    <w:semiHidden/>
    <w:unhideWhenUsed/>
    <w:qFormat/>
    <w:rsid w:val="00774571"/>
    <w:rPr>
      <w:vertAlign w:val="superscript"/>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styleId="Hyperlink">
    <w:name w:val="Hyperlink"/>
    <w:basedOn w:val="Fontepargpadro"/>
    <w:uiPriority w:val="99"/>
    <w:unhideWhenUsed/>
    <w:rsid w:val="00774571"/>
    <w:rPr>
      <w:color w:val="0563C1" w:themeColor="hyperlink"/>
      <w:u w:val="single"/>
    </w:rPr>
  </w:style>
  <w:style w:type="character" w:customStyle="1" w:styleId="CabealhoChar">
    <w:name w:val="Cabeçalho Char"/>
    <w:basedOn w:val="Fontepargpadro"/>
    <w:link w:val="Cabealho"/>
    <w:uiPriority w:val="99"/>
    <w:qFormat/>
    <w:rsid w:val="000176E6"/>
    <w:rPr>
      <w:rFonts w:ascii="Arial" w:hAnsi="Arial"/>
      <w:sz w:val="24"/>
    </w:rPr>
  </w:style>
  <w:style w:type="character" w:styleId="Refdecomentrio">
    <w:name w:val="annotation reference"/>
    <w:basedOn w:val="Fontepargpadro"/>
    <w:uiPriority w:val="99"/>
    <w:semiHidden/>
    <w:unhideWhenUsed/>
    <w:qFormat/>
    <w:rsid w:val="00313023"/>
    <w:rPr>
      <w:sz w:val="16"/>
      <w:szCs w:val="16"/>
    </w:rPr>
  </w:style>
  <w:style w:type="character" w:customStyle="1" w:styleId="TextodecomentrioChar">
    <w:name w:val="Texto de comentário Char"/>
    <w:basedOn w:val="Fontepargpadro"/>
    <w:link w:val="Textodecomentrio"/>
    <w:uiPriority w:val="99"/>
    <w:semiHidden/>
    <w:qFormat/>
    <w:rsid w:val="00313023"/>
    <w:rPr>
      <w:rFonts w:ascii="Arial" w:hAnsi="Arial"/>
      <w:sz w:val="20"/>
      <w:szCs w:val="20"/>
    </w:rPr>
  </w:style>
  <w:style w:type="character" w:customStyle="1" w:styleId="AssuntodocomentrioChar">
    <w:name w:val="Assunto do comentário Char"/>
    <w:basedOn w:val="TextodecomentrioChar"/>
    <w:link w:val="Assuntodocomentrio"/>
    <w:uiPriority w:val="99"/>
    <w:semiHidden/>
    <w:qFormat/>
    <w:rsid w:val="00313023"/>
    <w:rPr>
      <w:rFonts w:ascii="Arial" w:hAnsi="Arial"/>
      <w:b/>
      <w:bCs/>
      <w:sz w:val="20"/>
      <w:szCs w:val="20"/>
    </w:rPr>
  </w:style>
  <w:style w:type="character" w:customStyle="1" w:styleId="TextodebaloChar">
    <w:name w:val="Texto de balão Char"/>
    <w:basedOn w:val="Fontepargpadro"/>
    <w:link w:val="Textodebalo"/>
    <w:uiPriority w:val="99"/>
    <w:semiHidden/>
    <w:qFormat/>
    <w:rsid w:val="00313023"/>
    <w:rPr>
      <w:rFonts w:ascii="Segoe UI" w:hAnsi="Segoe UI" w:cs="Segoe UI"/>
      <w:sz w:val="18"/>
      <w:szCs w:val="18"/>
    </w:rPr>
  </w:style>
  <w:style w:type="character" w:customStyle="1" w:styleId="Vnculodendiceuser">
    <w:name w:val="Vínculo de índice (user)"/>
    <w:qFormat/>
  </w:style>
  <w:style w:type="character" w:styleId="Forte">
    <w:name w:val="Strong"/>
    <w:uiPriority w:val="22"/>
    <w:qFormat/>
    <w:rPr>
      <w:b/>
      <w:bCs/>
    </w:rPr>
  </w:style>
  <w:style w:type="character" w:customStyle="1" w:styleId="Vnculodendice">
    <w:name w:val="Vínculo de índice"/>
    <w:qFormat/>
  </w:style>
  <w:style w:type="paragraph" w:styleId="Ttulo">
    <w:name w:val="Title"/>
    <w:basedOn w:val="Normal"/>
    <w:next w:val="Corpodetexto"/>
    <w:qFormat/>
    <w:pPr>
      <w:keepNext/>
      <w:spacing w:before="240"/>
    </w:pPr>
    <w:rPr>
      <w:rFonts w:ascii="Liberation Sans" w:eastAsia="DejaVu Sans" w:hAnsi="Liberation Sans" w:cs="DejaVu Sans"/>
      <w:sz w:val="28"/>
      <w:szCs w:val="28"/>
    </w:rPr>
  </w:style>
  <w:style w:type="paragraph" w:styleId="Corpodetexto">
    <w:name w:val="Body Text"/>
    <w:basedOn w:val="Normal"/>
    <w:link w:val="CorpodetextoChar"/>
    <w:pPr>
      <w:spacing w:before="0" w:after="140" w:line="276" w:lineRule="auto"/>
    </w:pPr>
  </w:style>
  <w:style w:type="paragraph" w:styleId="Lista">
    <w:name w:val="List"/>
    <w:basedOn w:val="Corpodetexto"/>
  </w:style>
  <w:style w:type="paragraph" w:styleId="Legenda">
    <w:name w:val="caption"/>
    <w:basedOn w:val="Normal"/>
    <w:next w:val="Normal"/>
    <w:autoRedefine/>
    <w:uiPriority w:val="35"/>
    <w:unhideWhenUsed/>
    <w:qFormat/>
    <w:rsid w:val="00EC2F2B"/>
    <w:pPr>
      <w:spacing w:before="0" w:after="0" w:line="240" w:lineRule="auto"/>
      <w:jc w:val="center"/>
      <w:pPrChange w:id="0" w:author="Douglas Cunha" w:date="2026-03-30T16:08:00Z">
        <w:pPr>
          <w:suppressAutoHyphens/>
          <w:jc w:val="center"/>
        </w:pPr>
      </w:pPrChange>
    </w:pPr>
    <w:rPr>
      <w:b/>
      <w:iCs/>
      <w:sz w:val="20"/>
      <w:szCs w:val="18"/>
      <w:rPrChange w:id="0" w:author="Douglas Cunha" w:date="2026-03-30T16:08:00Z">
        <w:rPr>
          <w:rFonts w:ascii="Arial" w:eastAsiaTheme="minorHAnsi" w:hAnsi="Arial" w:cstheme="minorBidi"/>
          <w:b/>
          <w:iCs/>
          <w:szCs w:val="18"/>
          <w:lang w:val="pt-BR" w:eastAsia="en-US" w:bidi="ar-SA"/>
        </w:rPr>
      </w:rPrChange>
    </w:rPr>
  </w:style>
  <w:style w:type="paragraph" w:customStyle="1" w:styleId="ndice">
    <w:name w:val="Índice"/>
    <w:basedOn w:val="Normal"/>
    <w:qFormat/>
    <w:pPr>
      <w:suppressLineNumbers/>
    </w:pPr>
  </w:style>
  <w:style w:type="paragraph" w:customStyle="1" w:styleId="Ttulouser">
    <w:name w:val="Título (user)"/>
    <w:basedOn w:val="Normal"/>
    <w:next w:val="Corpodetexto"/>
    <w:qFormat/>
    <w:pPr>
      <w:keepNext/>
      <w:spacing w:before="240"/>
    </w:pPr>
    <w:rPr>
      <w:rFonts w:ascii="Liberation Sans" w:eastAsia="DejaVu Sans" w:hAnsi="Liberation Sans" w:cs="DejaVu Sans"/>
      <w:sz w:val="28"/>
      <w:szCs w:val="28"/>
    </w:rPr>
  </w:style>
  <w:style w:type="paragraph" w:customStyle="1" w:styleId="ndiceuser">
    <w:name w:val="Índice (user)"/>
    <w:basedOn w:val="Normal"/>
    <w:qFormat/>
    <w:pPr>
      <w:suppressLineNumbers/>
    </w:pPr>
  </w:style>
  <w:style w:type="paragraph" w:styleId="Citao">
    <w:name w:val="Quote"/>
    <w:basedOn w:val="Normal"/>
    <w:next w:val="Normal"/>
    <w:link w:val="CitaoChar"/>
    <w:uiPriority w:val="29"/>
    <w:qFormat/>
    <w:rsid w:val="00804A9C"/>
    <w:pPr>
      <w:spacing w:before="0" w:after="0" w:line="240" w:lineRule="auto"/>
      <w:ind w:left="2268"/>
    </w:pPr>
    <w:rPr>
      <w:i/>
      <w:iCs/>
      <w:color w:val="404040" w:themeColor="text1" w:themeTint="BF"/>
      <w:sz w:val="20"/>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Rodap">
    <w:name w:val="footer"/>
    <w:basedOn w:val="Normal"/>
    <w:link w:val="RodapChar"/>
    <w:uiPriority w:val="99"/>
    <w:unhideWhenUsed/>
    <w:rsid w:val="00774571"/>
    <w:pPr>
      <w:tabs>
        <w:tab w:val="center" w:pos="4513"/>
        <w:tab w:val="right" w:pos="9026"/>
      </w:tabs>
      <w:spacing w:before="0" w:after="0" w:line="240" w:lineRule="auto"/>
    </w:pPr>
    <w:rPr>
      <w:sz w:val="20"/>
    </w:rPr>
  </w:style>
  <w:style w:type="paragraph" w:styleId="Textodenotaderodap">
    <w:name w:val="footnote text"/>
    <w:basedOn w:val="Normal"/>
    <w:link w:val="TextodenotaderodapChar"/>
    <w:uiPriority w:val="99"/>
    <w:semiHidden/>
    <w:unhideWhenUsed/>
    <w:rsid w:val="00774571"/>
    <w:pPr>
      <w:spacing w:before="0" w:after="0" w:line="240" w:lineRule="auto"/>
    </w:pPr>
    <w:rPr>
      <w:sz w:val="20"/>
      <w:szCs w:val="20"/>
    </w:rPr>
  </w:style>
  <w:style w:type="paragraph" w:styleId="Ttulodendiceremissivo">
    <w:name w:val="index heading"/>
    <w:basedOn w:val="Normal"/>
    <w:next w:val="Remissivo1"/>
    <w:uiPriority w:val="99"/>
    <w:unhideWhenUsed/>
    <w:rsid w:val="00A22F70"/>
    <w:pPr>
      <w:spacing w:before="240"/>
      <w:jc w:val="center"/>
    </w:pPr>
    <w:rPr>
      <w:rFonts w:asciiTheme="minorHAnsi" w:hAnsiTheme="minorHAnsi"/>
      <w:b/>
      <w:bCs/>
      <w:sz w:val="26"/>
      <w:szCs w:val="26"/>
    </w:rPr>
  </w:style>
  <w:style w:type="paragraph" w:styleId="CabealhodoSumrio">
    <w:name w:val="TOC Heading"/>
    <w:basedOn w:val="Normal"/>
    <w:next w:val="Normal"/>
    <w:uiPriority w:val="39"/>
    <w:unhideWhenUsed/>
    <w:qFormat/>
    <w:rsid w:val="00302D54"/>
    <w:pPr>
      <w:spacing w:before="0" w:after="960" w:line="240" w:lineRule="auto"/>
      <w:jc w:val="center"/>
    </w:pPr>
    <w:rPr>
      <w:b/>
      <w:caps/>
      <w:sz w:val="28"/>
      <w:lang w:eastAsia="pt-BR"/>
    </w:rPr>
  </w:style>
  <w:style w:type="paragraph" w:styleId="Sumrio1">
    <w:name w:val="toc 1"/>
    <w:basedOn w:val="Normal"/>
    <w:next w:val="Normal"/>
    <w:autoRedefine/>
    <w:uiPriority w:val="39"/>
    <w:unhideWhenUsed/>
    <w:rsid w:val="00774571"/>
    <w:pPr>
      <w:spacing w:line="240" w:lineRule="auto"/>
    </w:pPr>
    <w:rPr>
      <w:b/>
      <w:caps/>
      <w:sz w:val="28"/>
    </w:rPr>
  </w:style>
  <w:style w:type="paragraph" w:styleId="Sumrio2">
    <w:name w:val="toc 2"/>
    <w:basedOn w:val="Normal"/>
    <w:next w:val="Normal"/>
    <w:autoRedefine/>
    <w:uiPriority w:val="39"/>
    <w:unhideWhenUsed/>
    <w:rsid w:val="00774571"/>
    <w:pPr>
      <w:spacing w:line="240" w:lineRule="auto"/>
      <w:ind w:left="238"/>
    </w:pPr>
    <w:rPr>
      <w:caps/>
      <w:sz w:val="26"/>
    </w:rPr>
  </w:style>
  <w:style w:type="paragraph" w:styleId="Sumrio3">
    <w:name w:val="toc 3"/>
    <w:basedOn w:val="Normal"/>
    <w:next w:val="Normal"/>
    <w:autoRedefine/>
    <w:uiPriority w:val="39"/>
    <w:unhideWhenUsed/>
    <w:rsid w:val="00774571"/>
    <w:pPr>
      <w:spacing w:line="240" w:lineRule="auto"/>
      <w:ind w:left="482"/>
    </w:pPr>
    <w:rPr>
      <w:b/>
    </w:rPr>
  </w:style>
  <w:style w:type="paragraph" w:styleId="Sumrio4">
    <w:name w:val="toc 4"/>
    <w:basedOn w:val="Normal"/>
    <w:next w:val="Normal"/>
    <w:autoRedefine/>
    <w:uiPriority w:val="39"/>
    <w:unhideWhenUsed/>
    <w:rsid w:val="00774571"/>
    <w:pPr>
      <w:spacing w:line="240" w:lineRule="auto"/>
      <w:ind w:left="720"/>
    </w:pPr>
  </w:style>
  <w:style w:type="paragraph" w:styleId="Sumrio9">
    <w:name w:val="toc 9"/>
    <w:basedOn w:val="Normal"/>
    <w:next w:val="Normal"/>
    <w:autoRedefine/>
    <w:uiPriority w:val="39"/>
    <w:semiHidden/>
    <w:unhideWhenUsed/>
    <w:rsid w:val="00774571"/>
    <w:pPr>
      <w:spacing w:after="100"/>
      <w:ind w:left="1920"/>
    </w:pPr>
    <w:rPr>
      <w:b/>
    </w:rPr>
  </w:style>
  <w:style w:type="paragraph" w:styleId="Cabealho">
    <w:name w:val="header"/>
    <w:basedOn w:val="Normal"/>
    <w:link w:val="CabealhoChar"/>
    <w:uiPriority w:val="99"/>
    <w:unhideWhenUsed/>
    <w:rsid w:val="000176E6"/>
    <w:pPr>
      <w:tabs>
        <w:tab w:val="center" w:pos="4513"/>
        <w:tab w:val="right" w:pos="9026"/>
      </w:tabs>
      <w:spacing w:before="0" w:after="0" w:line="240" w:lineRule="auto"/>
    </w:pPr>
  </w:style>
  <w:style w:type="paragraph" w:styleId="Textodecomentrio">
    <w:name w:val="annotation text"/>
    <w:basedOn w:val="Normal"/>
    <w:link w:val="TextodecomentrioChar"/>
    <w:uiPriority w:val="99"/>
    <w:semiHidden/>
    <w:unhideWhenUsed/>
    <w:rsid w:val="00313023"/>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313023"/>
    <w:rPr>
      <w:b/>
      <w:bCs/>
    </w:rPr>
  </w:style>
  <w:style w:type="paragraph" w:styleId="Textodebalo">
    <w:name w:val="Balloon Text"/>
    <w:basedOn w:val="Normal"/>
    <w:link w:val="TextodebaloChar"/>
    <w:uiPriority w:val="99"/>
    <w:semiHidden/>
    <w:unhideWhenUsed/>
    <w:qFormat/>
    <w:rsid w:val="00313023"/>
    <w:pPr>
      <w:spacing w:before="0" w:after="0" w:line="240" w:lineRule="auto"/>
    </w:pPr>
    <w:rPr>
      <w:rFonts w:ascii="Segoe UI" w:hAnsi="Segoe UI" w:cs="Segoe UI"/>
      <w:sz w:val="18"/>
      <w:szCs w:val="18"/>
    </w:rPr>
  </w:style>
  <w:style w:type="paragraph" w:styleId="Remissivo1">
    <w:name w:val="index 1"/>
    <w:basedOn w:val="Normal"/>
    <w:next w:val="Normal"/>
    <w:autoRedefine/>
    <w:uiPriority w:val="99"/>
    <w:unhideWhenUsed/>
    <w:rsid w:val="00A22F70"/>
    <w:pPr>
      <w:spacing w:before="0" w:after="0"/>
      <w:ind w:left="240" w:hanging="240"/>
      <w:jc w:val="left"/>
    </w:pPr>
    <w:rPr>
      <w:rFonts w:asciiTheme="minorHAnsi" w:hAnsiTheme="minorHAnsi"/>
      <w:sz w:val="18"/>
      <w:szCs w:val="18"/>
    </w:rPr>
  </w:style>
  <w:style w:type="paragraph" w:styleId="Remissivo2">
    <w:name w:val="index 2"/>
    <w:basedOn w:val="Normal"/>
    <w:next w:val="Normal"/>
    <w:autoRedefine/>
    <w:uiPriority w:val="99"/>
    <w:unhideWhenUsed/>
    <w:rsid w:val="00A22F70"/>
    <w:pPr>
      <w:spacing w:before="0" w:after="0"/>
      <w:ind w:left="480" w:hanging="240"/>
      <w:jc w:val="left"/>
    </w:pPr>
    <w:rPr>
      <w:rFonts w:asciiTheme="minorHAnsi" w:hAnsiTheme="minorHAnsi"/>
      <w:sz w:val="18"/>
      <w:szCs w:val="18"/>
    </w:rPr>
  </w:style>
  <w:style w:type="paragraph" w:styleId="Remissivo3">
    <w:name w:val="index 3"/>
    <w:basedOn w:val="Normal"/>
    <w:next w:val="Normal"/>
    <w:autoRedefine/>
    <w:uiPriority w:val="99"/>
    <w:unhideWhenUsed/>
    <w:rsid w:val="00A22F70"/>
    <w:pPr>
      <w:spacing w:before="0" w:after="0"/>
      <w:ind w:left="720" w:hanging="240"/>
      <w:jc w:val="left"/>
    </w:pPr>
    <w:rPr>
      <w:rFonts w:asciiTheme="minorHAnsi" w:hAnsiTheme="minorHAnsi"/>
      <w:sz w:val="18"/>
      <w:szCs w:val="18"/>
    </w:rPr>
  </w:style>
  <w:style w:type="paragraph" w:styleId="Remissivo4">
    <w:name w:val="index 4"/>
    <w:basedOn w:val="Normal"/>
    <w:next w:val="Normal"/>
    <w:autoRedefine/>
    <w:uiPriority w:val="99"/>
    <w:unhideWhenUsed/>
    <w:qFormat/>
    <w:rsid w:val="00A22F70"/>
    <w:pPr>
      <w:spacing w:before="0" w:after="0"/>
      <w:ind w:left="960" w:hanging="240"/>
      <w:jc w:val="left"/>
    </w:pPr>
    <w:rPr>
      <w:rFonts w:asciiTheme="minorHAnsi" w:hAnsiTheme="minorHAnsi"/>
      <w:sz w:val="18"/>
      <w:szCs w:val="18"/>
    </w:rPr>
  </w:style>
  <w:style w:type="paragraph" w:styleId="Remissivo5">
    <w:name w:val="index 5"/>
    <w:basedOn w:val="Normal"/>
    <w:next w:val="Normal"/>
    <w:autoRedefine/>
    <w:uiPriority w:val="99"/>
    <w:unhideWhenUsed/>
    <w:qFormat/>
    <w:rsid w:val="00A22F70"/>
    <w:pPr>
      <w:spacing w:before="0" w:after="0"/>
      <w:ind w:left="1200" w:hanging="240"/>
      <w:jc w:val="left"/>
    </w:pPr>
    <w:rPr>
      <w:rFonts w:asciiTheme="minorHAnsi" w:hAnsiTheme="minorHAnsi"/>
      <w:sz w:val="18"/>
      <w:szCs w:val="18"/>
    </w:rPr>
  </w:style>
  <w:style w:type="paragraph" w:styleId="Remissivo6">
    <w:name w:val="index 6"/>
    <w:basedOn w:val="Normal"/>
    <w:next w:val="Normal"/>
    <w:autoRedefine/>
    <w:uiPriority w:val="99"/>
    <w:unhideWhenUsed/>
    <w:qFormat/>
    <w:rsid w:val="00A22F70"/>
    <w:pPr>
      <w:spacing w:before="0" w:after="0"/>
      <w:ind w:left="1440" w:hanging="240"/>
      <w:jc w:val="left"/>
    </w:pPr>
    <w:rPr>
      <w:rFonts w:asciiTheme="minorHAnsi" w:hAnsiTheme="minorHAnsi"/>
      <w:sz w:val="18"/>
      <w:szCs w:val="18"/>
    </w:rPr>
  </w:style>
  <w:style w:type="paragraph" w:styleId="Remissivo7">
    <w:name w:val="index 7"/>
    <w:basedOn w:val="Normal"/>
    <w:next w:val="Normal"/>
    <w:autoRedefine/>
    <w:uiPriority w:val="99"/>
    <w:unhideWhenUsed/>
    <w:qFormat/>
    <w:rsid w:val="00A22F70"/>
    <w:pPr>
      <w:spacing w:before="0" w:after="0"/>
      <w:ind w:left="1680" w:hanging="240"/>
      <w:jc w:val="left"/>
    </w:pPr>
    <w:rPr>
      <w:rFonts w:asciiTheme="minorHAnsi" w:hAnsiTheme="minorHAnsi"/>
      <w:sz w:val="18"/>
      <w:szCs w:val="18"/>
    </w:rPr>
  </w:style>
  <w:style w:type="paragraph" w:styleId="Remissivo8">
    <w:name w:val="index 8"/>
    <w:basedOn w:val="Normal"/>
    <w:next w:val="Normal"/>
    <w:autoRedefine/>
    <w:uiPriority w:val="99"/>
    <w:unhideWhenUsed/>
    <w:qFormat/>
    <w:rsid w:val="00A22F70"/>
    <w:pPr>
      <w:spacing w:before="0" w:after="0"/>
      <w:ind w:left="1920" w:hanging="240"/>
      <w:jc w:val="left"/>
    </w:pPr>
    <w:rPr>
      <w:rFonts w:asciiTheme="minorHAnsi" w:hAnsiTheme="minorHAnsi"/>
      <w:sz w:val="18"/>
      <w:szCs w:val="18"/>
    </w:rPr>
  </w:style>
  <w:style w:type="paragraph" w:styleId="Remissivo9">
    <w:name w:val="index 9"/>
    <w:basedOn w:val="Normal"/>
    <w:next w:val="Normal"/>
    <w:autoRedefine/>
    <w:uiPriority w:val="99"/>
    <w:unhideWhenUsed/>
    <w:qFormat/>
    <w:rsid w:val="00A22F70"/>
    <w:pPr>
      <w:spacing w:before="0" w:after="0"/>
      <w:ind w:left="2160" w:hanging="240"/>
      <w:jc w:val="left"/>
    </w:pPr>
    <w:rPr>
      <w:rFonts w:asciiTheme="minorHAnsi" w:hAnsiTheme="minorHAnsi"/>
      <w:sz w:val="18"/>
      <w:szCs w:val="18"/>
    </w:rPr>
  </w:style>
  <w:style w:type="paragraph" w:styleId="ndicedeilustraes">
    <w:name w:val="table of figures"/>
    <w:basedOn w:val="Normal"/>
    <w:next w:val="Normal"/>
    <w:uiPriority w:val="99"/>
    <w:unhideWhenUsed/>
    <w:rsid w:val="00804A9C"/>
    <w:pPr>
      <w:spacing w:after="0"/>
    </w:pPr>
  </w:style>
  <w:style w:type="paragraph" w:styleId="Bibliografia">
    <w:name w:val="Bibliography"/>
    <w:basedOn w:val="Normal"/>
    <w:next w:val="Normal"/>
    <w:uiPriority w:val="37"/>
    <w:semiHidden/>
    <w:unhideWhenUsed/>
    <w:qFormat/>
    <w:rsid w:val="002431F6"/>
    <w:pPr>
      <w:spacing w:before="0" w:after="480" w:line="240" w:lineRule="auto"/>
    </w:pPr>
  </w:style>
  <w:style w:type="paragraph" w:styleId="PargrafodaLista">
    <w:name w:val="List Paragraph"/>
    <w:basedOn w:val="Normal"/>
    <w:uiPriority w:val="34"/>
    <w:qFormat/>
    <w:rsid w:val="00BC746B"/>
    <w:pPr>
      <w:ind w:left="720"/>
      <w:contextualSpacing/>
    </w:pPr>
  </w:style>
  <w:style w:type="paragraph" w:customStyle="1" w:styleId="Contedodoquadrouser">
    <w:name w:val="Conteúdo do quadro (user)"/>
    <w:basedOn w:val="Normal"/>
    <w:qFormat/>
  </w:style>
  <w:style w:type="paragraph" w:customStyle="1" w:styleId="Contedodoquadro">
    <w:name w:val="Conteúdo do quadro"/>
    <w:basedOn w:val="Normal"/>
    <w:qFormat/>
  </w:style>
  <w:style w:type="numbering" w:customStyle="1" w:styleId="Semlistauser">
    <w:name w:val="Sem lista (user)"/>
    <w:uiPriority w:val="99"/>
    <w:semiHidden/>
    <w:unhideWhenUsed/>
    <w:qFormat/>
  </w:style>
  <w:style w:type="table" w:styleId="Tabelacomgrade">
    <w:name w:val="Table Grid"/>
    <w:basedOn w:val="Tabelanormal"/>
    <w:uiPriority w:val="39"/>
    <w:rsid w:val="001A5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600">
    <w:name w:val="font-[600]"/>
    <w:basedOn w:val="Fontepargpadro"/>
    <w:rsid w:val="00B47951"/>
  </w:style>
  <w:style w:type="character" w:customStyle="1" w:styleId="whitespace-normal">
    <w:name w:val="whitespace-normal"/>
    <w:basedOn w:val="Fontepargpadro"/>
    <w:rsid w:val="00B47951"/>
  </w:style>
  <w:style w:type="character" w:styleId="nfase">
    <w:name w:val="Emphasis"/>
    <w:basedOn w:val="Fontepargpadro"/>
    <w:uiPriority w:val="20"/>
    <w:qFormat/>
    <w:rsid w:val="00B47951"/>
    <w:rPr>
      <w:i/>
      <w:iCs/>
    </w:rPr>
  </w:style>
  <w:style w:type="paragraph" w:styleId="NormalWeb">
    <w:name w:val="Normal (Web)"/>
    <w:basedOn w:val="Normal"/>
    <w:uiPriority w:val="99"/>
    <w:unhideWhenUsed/>
    <w:rsid w:val="00B47951"/>
    <w:pPr>
      <w:suppressAutoHyphens w:val="0"/>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italic">
    <w:name w:val="italic"/>
    <w:basedOn w:val="Fontepargpadro"/>
    <w:rsid w:val="00B47951"/>
  </w:style>
  <w:style w:type="character" w:customStyle="1" w:styleId="CorpodetextoChar">
    <w:name w:val="Corpo de texto Char"/>
    <w:basedOn w:val="Fontepargpadro"/>
    <w:link w:val="Corpodetexto"/>
    <w:rsid w:val="007B5C78"/>
    <w:rPr>
      <w:rFonts w:ascii="Arial" w:hAnsi="Arial"/>
      <w:sz w:val="24"/>
    </w:rPr>
  </w:style>
  <w:style w:type="character" w:styleId="MenoPendente">
    <w:name w:val="Unresolved Mention"/>
    <w:basedOn w:val="Fontepargpadro"/>
    <w:uiPriority w:val="99"/>
    <w:semiHidden/>
    <w:unhideWhenUsed/>
    <w:rsid w:val="00206A60"/>
    <w:rPr>
      <w:color w:val="605E5C"/>
      <w:shd w:val="clear" w:color="auto" w:fill="E1DFDD"/>
    </w:rPr>
  </w:style>
  <w:style w:type="character" w:styleId="CdigoHTML">
    <w:name w:val="HTML Code"/>
    <w:basedOn w:val="Fontepargpadro"/>
    <w:uiPriority w:val="99"/>
    <w:semiHidden/>
    <w:unhideWhenUsed/>
    <w:rsid w:val="00E55DF9"/>
    <w:rPr>
      <w:rFonts w:ascii="Courier New" w:eastAsia="Times New Roman" w:hAnsi="Courier New" w:cs="Courier New"/>
      <w:sz w:val="20"/>
      <w:szCs w:val="20"/>
    </w:rPr>
  </w:style>
  <w:style w:type="character" w:customStyle="1" w:styleId="citation-173">
    <w:name w:val="citation-173"/>
    <w:basedOn w:val="Fontepargpadro"/>
    <w:rsid w:val="007F2E74"/>
  </w:style>
  <w:style w:type="character" w:customStyle="1" w:styleId="citation-172">
    <w:name w:val="citation-172"/>
    <w:basedOn w:val="Fontepargpadro"/>
    <w:rsid w:val="007F2E74"/>
  </w:style>
  <w:style w:type="character" w:customStyle="1" w:styleId="citation-171">
    <w:name w:val="citation-171"/>
    <w:basedOn w:val="Fontepargpadro"/>
    <w:rsid w:val="007F2E74"/>
  </w:style>
  <w:style w:type="character" w:customStyle="1" w:styleId="citation-170">
    <w:name w:val="citation-170"/>
    <w:basedOn w:val="Fontepargpadro"/>
    <w:rsid w:val="007F2E74"/>
  </w:style>
  <w:style w:type="character" w:customStyle="1" w:styleId="citation-169">
    <w:name w:val="citation-169"/>
    <w:basedOn w:val="Fontepargpadro"/>
    <w:rsid w:val="007F2E74"/>
  </w:style>
  <w:style w:type="character" w:customStyle="1" w:styleId="citation-168">
    <w:name w:val="citation-168"/>
    <w:basedOn w:val="Fontepargpadro"/>
    <w:rsid w:val="007F2E74"/>
  </w:style>
  <w:style w:type="character" w:customStyle="1" w:styleId="citation-167">
    <w:name w:val="citation-167"/>
    <w:basedOn w:val="Fontepargpadro"/>
    <w:rsid w:val="007F2E74"/>
  </w:style>
  <w:style w:type="paragraph" w:styleId="Reviso">
    <w:name w:val="Revision"/>
    <w:hidden/>
    <w:uiPriority w:val="99"/>
    <w:semiHidden/>
    <w:rsid w:val="00726DA8"/>
    <w:pPr>
      <w:suppressAutoHyphens w:val="0"/>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2106">
      <w:bodyDiv w:val="1"/>
      <w:marLeft w:val="0"/>
      <w:marRight w:val="0"/>
      <w:marTop w:val="0"/>
      <w:marBottom w:val="0"/>
      <w:divBdr>
        <w:top w:val="none" w:sz="0" w:space="0" w:color="auto"/>
        <w:left w:val="none" w:sz="0" w:space="0" w:color="auto"/>
        <w:bottom w:val="none" w:sz="0" w:space="0" w:color="auto"/>
        <w:right w:val="none" w:sz="0" w:space="0" w:color="auto"/>
      </w:divBdr>
    </w:div>
    <w:div w:id="300229387">
      <w:bodyDiv w:val="1"/>
      <w:marLeft w:val="0"/>
      <w:marRight w:val="0"/>
      <w:marTop w:val="0"/>
      <w:marBottom w:val="0"/>
      <w:divBdr>
        <w:top w:val="none" w:sz="0" w:space="0" w:color="auto"/>
        <w:left w:val="none" w:sz="0" w:space="0" w:color="auto"/>
        <w:bottom w:val="none" w:sz="0" w:space="0" w:color="auto"/>
        <w:right w:val="none" w:sz="0" w:space="0" w:color="auto"/>
      </w:divBdr>
    </w:div>
    <w:div w:id="438796102">
      <w:bodyDiv w:val="1"/>
      <w:marLeft w:val="0"/>
      <w:marRight w:val="0"/>
      <w:marTop w:val="0"/>
      <w:marBottom w:val="0"/>
      <w:divBdr>
        <w:top w:val="none" w:sz="0" w:space="0" w:color="auto"/>
        <w:left w:val="none" w:sz="0" w:space="0" w:color="auto"/>
        <w:bottom w:val="none" w:sz="0" w:space="0" w:color="auto"/>
        <w:right w:val="none" w:sz="0" w:space="0" w:color="auto"/>
      </w:divBdr>
    </w:div>
    <w:div w:id="597252627">
      <w:bodyDiv w:val="1"/>
      <w:marLeft w:val="0"/>
      <w:marRight w:val="0"/>
      <w:marTop w:val="0"/>
      <w:marBottom w:val="0"/>
      <w:divBdr>
        <w:top w:val="none" w:sz="0" w:space="0" w:color="auto"/>
        <w:left w:val="none" w:sz="0" w:space="0" w:color="auto"/>
        <w:bottom w:val="none" w:sz="0" w:space="0" w:color="auto"/>
        <w:right w:val="none" w:sz="0" w:space="0" w:color="auto"/>
      </w:divBdr>
    </w:div>
    <w:div w:id="688218475">
      <w:bodyDiv w:val="1"/>
      <w:marLeft w:val="0"/>
      <w:marRight w:val="0"/>
      <w:marTop w:val="0"/>
      <w:marBottom w:val="0"/>
      <w:divBdr>
        <w:top w:val="none" w:sz="0" w:space="0" w:color="auto"/>
        <w:left w:val="none" w:sz="0" w:space="0" w:color="auto"/>
        <w:bottom w:val="none" w:sz="0" w:space="0" w:color="auto"/>
        <w:right w:val="none" w:sz="0" w:space="0" w:color="auto"/>
      </w:divBdr>
    </w:div>
    <w:div w:id="726222905">
      <w:bodyDiv w:val="1"/>
      <w:marLeft w:val="0"/>
      <w:marRight w:val="0"/>
      <w:marTop w:val="0"/>
      <w:marBottom w:val="0"/>
      <w:divBdr>
        <w:top w:val="none" w:sz="0" w:space="0" w:color="auto"/>
        <w:left w:val="none" w:sz="0" w:space="0" w:color="auto"/>
        <w:bottom w:val="none" w:sz="0" w:space="0" w:color="auto"/>
        <w:right w:val="none" w:sz="0" w:space="0" w:color="auto"/>
      </w:divBdr>
    </w:div>
    <w:div w:id="1053968493">
      <w:bodyDiv w:val="1"/>
      <w:marLeft w:val="0"/>
      <w:marRight w:val="0"/>
      <w:marTop w:val="0"/>
      <w:marBottom w:val="0"/>
      <w:divBdr>
        <w:top w:val="none" w:sz="0" w:space="0" w:color="auto"/>
        <w:left w:val="none" w:sz="0" w:space="0" w:color="auto"/>
        <w:bottom w:val="none" w:sz="0" w:space="0" w:color="auto"/>
        <w:right w:val="none" w:sz="0" w:space="0" w:color="auto"/>
      </w:divBdr>
    </w:div>
    <w:div w:id="1057239511">
      <w:bodyDiv w:val="1"/>
      <w:marLeft w:val="0"/>
      <w:marRight w:val="0"/>
      <w:marTop w:val="0"/>
      <w:marBottom w:val="0"/>
      <w:divBdr>
        <w:top w:val="none" w:sz="0" w:space="0" w:color="auto"/>
        <w:left w:val="none" w:sz="0" w:space="0" w:color="auto"/>
        <w:bottom w:val="none" w:sz="0" w:space="0" w:color="auto"/>
        <w:right w:val="none" w:sz="0" w:space="0" w:color="auto"/>
      </w:divBdr>
    </w:div>
    <w:div w:id="1148085600">
      <w:bodyDiv w:val="1"/>
      <w:marLeft w:val="0"/>
      <w:marRight w:val="0"/>
      <w:marTop w:val="0"/>
      <w:marBottom w:val="0"/>
      <w:divBdr>
        <w:top w:val="none" w:sz="0" w:space="0" w:color="auto"/>
        <w:left w:val="none" w:sz="0" w:space="0" w:color="auto"/>
        <w:bottom w:val="none" w:sz="0" w:space="0" w:color="auto"/>
        <w:right w:val="none" w:sz="0" w:space="0" w:color="auto"/>
      </w:divBdr>
    </w:div>
    <w:div w:id="1396854762">
      <w:bodyDiv w:val="1"/>
      <w:marLeft w:val="0"/>
      <w:marRight w:val="0"/>
      <w:marTop w:val="0"/>
      <w:marBottom w:val="0"/>
      <w:divBdr>
        <w:top w:val="none" w:sz="0" w:space="0" w:color="auto"/>
        <w:left w:val="none" w:sz="0" w:space="0" w:color="auto"/>
        <w:bottom w:val="none" w:sz="0" w:space="0" w:color="auto"/>
        <w:right w:val="none" w:sz="0" w:space="0" w:color="auto"/>
      </w:divBdr>
    </w:div>
    <w:div w:id="1525482297">
      <w:bodyDiv w:val="1"/>
      <w:marLeft w:val="0"/>
      <w:marRight w:val="0"/>
      <w:marTop w:val="0"/>
      <w:marBottom w:val="0"/>
      <w:divBdr>
        <w:top w:val="none" w:sz="0" w:space="0" w:color="auto"/>
        <w:left w:val="none" w:sz="0" w:space="0" w:color="auto"/>
        <w:bottom w:val="none" w:sz="0" w:space="0" w:color="auto"/>
        <w:right w:val="none" w:sz="0" w:space="0" w:color="auto"/>
      </w:divBdr>
    </w:div>
    <w:div w:id="1670475511">
      <w:bodyDiv w:val="1"/>
      <w:marLeft w:val="0"/>
      <w:marRight w:val="0"/>
      <w:marTop w:val="0"/>
      <w:marBottom w:val="0"/>
      <w:divBdr>
        <w:top w:val="none" w:sz="0" w:space="0" w:color="auto"/>
        <w:left w:val="none" w:sz="0" w:space="0" w:color="auto"/>
        <w:bottom w:val="none" w:sz="0" w:space="0" w:color="auto"/>
        <w:right w:val="none" w:sz="0" w:space="0" w:color="auto"/>
      </w:divBdr>
      <w:divsChild>
        <w:div w:id="104768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15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428777">
      <w:bodyDiv w:val="1"/>
      <w:marLeft w:val="0"/>
      <w:marRight w:val="0"/>
      <w:marTop w:val="0"/>
      <w:marBottom w:val="0"/>
      <w:divBdr>
        <w:top w:val="none" w:sz="0" w:space="0" w:color="auto"/>
        <w:left w:val="none" w:sz="0" w:space="0" w:color="auto"/>
        <w:bottom w:val="none" w:sz="0" w:space="0" w:color="auto"/>
        <w:right w:val="none" w:sz="0" w:space="0" w:color="auto"/>
      </w:divBdr>
    </w:div>
    <w:div w:id="1772629360">
      <w:bodyDiv w:val="1"/>
      <w:marLeft w:val="0"/>
      <w:marRight w:val="0"/>
      <w:marTop w:val="0"/>
      <w:marBottom w:val="0"/>
      <w:divBdr>
        <w:top w:val="none" w:sz="0" w:space="0" w:color="auto"/>
        <w:left w:val="none" w:sz="0" w:space="0" w:color="auto"/>
        <w:bottom w:val="none" w:sz="0" w:space="0" w:color="auto"/>
        <w:right w:val="none" w:sz="0" w:space="0" w:color="auto"/>
      </w:divBdr>
    </w:div>
    <w:div w:id="1810128563">
      <w:bodyDiv w:val="1"/>
      <w:marLeft w:val="0"/>
      <w:marRight w:val="0"/>
      <w:marTop w:val="0"/>
      <w:marBottom w:val="0"/>
      <w:divBdr>
        <w:top w:val="none" w:sz="0" w:space="0" w:color="auto"/>
        <w:left w:val="none" w:sz="0" w:space="0" w:color="auto"/>
        <w:bottom w:val="none" w:sz="0" w:space="0" w:color="auto"/>
        <w:right w:val="none" w:sz="0" w:space="0" w:color="auto"/>
      </w:divBdr>
    </w:div>
    <w:div w:id="187164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azure.microsoft.com/pt-br/resources/cloud-computing-dictionary/what-is-devops" TargetMode="External"/><Relationship Id="rId21" Type="http://schemas.openxmlformats.org/officeDocument/2006/relationships/image" Target="media/image6.png"/><Relationship Id="rId34" Type="http://schemas.openxmlformats.org/officeDocument/2006/relationships/hyperlink" Target="https://recien.com.br/index.php/Recien/article/view/807" TargetMode="External"/><Relationship Id="rId42" Type="http://schemas.openxmlformats.org/officeDocument/2006/relationships/hyperlink" Target="https://www.postman.com/" TargetMode="External"/><Relationship Id="rId47" Type="http://schemas.openxmlformats.org/officeDocument/2006/relationships/header" Target="header4.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png"/><Relationship Id="rId11" Type="http://schemas.openxmlformats.org/officeDocument/2006/relationships/hyperlink" Target="file:///C:\Users\OAI%20Programa&#231;ao\Downloads\DOCUMENTACAOFINALFALTAEDITARABNTTCC.docx" TargetMode="External"/><Relationship Id="rId24" Type="http://schemas.openxmlformats.org/officeDocument/2006/relationships/image" Target="media/image9.png"/><Relationship Id="rId32" Type="http://schemas.openxmlformats.org/officeDocument/2006/relationships/hyperlink" Target="https://angular.dev/overview" TargetMode="External"/><Relationship Id="rId37" Type="http://schemas.openxmlformats.org/officeDocument/2006/relationships/hyperlink" Target="https://www.jetbrains.com/idea/" TargetMode="External"/><Relationship Id="rId40" Type="http://schemas.openxmlformats.org/officeDocument/2006/relationships/hyperlink" Target="https://code.visualstudio.com/" TargetMode="External"/><Relationship Id="rId45" Type="http://schemas.openxmlformats.org/officeDocument/2006/relationships/hyperlink" Target="https://viacep.com.br/"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atatracker.ietf.org/doc/html/rfc6749" TargetMode="External"/><Relationship Id="rId49" Type="http://schemas.openxmlformats.org/officeDocument/2006/relationships/fontTable" Target="fontTable.xml"/><Relationship Id="rId10" Type="http://schemas.openxmlformats.org/officeDocument/2006/relationships/hyperlink" Target="file:///C:\Users\OAI%20Programa&#231;ao\Downloads\DOCUMENTACAOFINALFALTAEDITARABNTTCC.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scrumguides.org/" TargetMode="External"/><Relationship Id="rId4" Type="http://schemas.openxmlformats.org/officeDocument/2006/relationships/settings" Target="settings.xml"/><Relationship Id="rId9" Type="http://schemas.openxmlformats.org/officeDocument/2006/relationships/hyperlink" Target="file:///C:\Users\OAI%20Programa&#231;ao\Downloads\DOCUMENTACAOFINALFALTAEDITARABNTTCC.docx" TargetMode="Externa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evelopers.google.com/workspace/calendar/api/guides/create-events?hl=pt-br" TargetMode="External"/><Relationship Id="rId43" Type="http://schemas.openxmlformats.org/officeDocument/2006/relationships/hyperlink" Target="https://flywaydb.org/" TargetMode="External"/><Relationship Id="rId48"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iki.saude.gov.br/regulacao/index.php/Absente%C3%ADsmo_no_Sistema_%C3%9Anico_de_Sa%C3%BAde_(SUS)" TargetMode="External"/><Relationship Id="rId38" Type="http://schemas.openxmlformats.org/officeDocument/2006/relationships/hyperlink" Target="https://www.cncf.io/" TargetMode="External"/><Relationship Id="rId46" Type="http://schemas.openxmlformats.org/officeDocument/2006/relationships/header" Target="header3.xml"/><Relationship Id="rId20" Type="http://schemas.openxmlformats.org/officeDocument/2006/relationships/image" Target="media/image5.png"/><Relationship Id="rId41" Type="http://schemas.openxmlformats.org/officeDocument/2006/relationships/hyperlink" Target="https://docs.oracle.com/en/java/javase/2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700D3-98DA-4EE3-B1A7-DD917863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53</Pages>
  <Words>8727</Words>
  <Characters>47129</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cel_mendoca</dc:creator>
  <cp:keywords/>
  <dc:description/>
  <cp:lastModifiedBy>Douglas Cunha</cp:lastModifiedBy>
  <cp:revision>19</cp:revision>
  <dcterms:created xsi:type="dcterms:W3CDTF">2015-11-25T13:38:00Z</dcterms:created>
  <dcterms:modified xsi:type="dcterms:W3CDTF">2026-03-30T19:12:00Z</dcterms:modified>
  <dc:language>pt-BR</dc:language>
</cp:coreProperties>
</file>